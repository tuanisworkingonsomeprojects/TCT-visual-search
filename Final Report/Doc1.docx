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9970747"/>
        <w:docPartObj>
          <w:docPartGallery w:val="Cover Pages"/>
          <w:docPartUnique/>
        </w:docPartObj>
      </w:sdtPr>
      <w:sdtContent>
        <w:p w14:paraId="342853A2" w14:textId="77777777" w:rsidR="006E2C6E" w:rsidRDefault="006E2C6E" w:rsidP="006E2C6E">
          <w:pPr>
            <w:tabs>
              <w:tab w:val="left" w:pos="633"/>
              <w:tab w:val="center" w:pos="4513"/>
            </w:tabs>
            <w:rPr>
              <w:lang w:val="vi-VN"/>
            </w:rPr>
          </w:pPr>
          <w:r>
            <w:tab/>
          </w:r>
          <w:r>
            <w:tab/>
          </w:r>
          <w:r>
            <w:fldChar w:fldCharType="begin"/>
          </w:r>
          <w:r>
            <w:instrText xml:space="preserve"> INCLUDEPICTURE "https://www.ntu.edu.sg/ResourcePackages/NTU/assets/images/NTU_Logo.png" \* MERGEFORMATINET </w:instrText>
          </w:r>
          <w:r>
            <w:fldChar w:fldCharType="separate"/>
          </w:r>
          <w:r>
            <w:rPr>
              <w:noProof/>
            </w:rPr>
            <w:drawing>
              <wp:inline distT="0" distB="0" distL="0" distR="0" wp14:anchorId="06A8FD38" wp14:editId="1C06FC1A">
                <wp:extent cx="5109882" cy="1834256"/>
                <wp:effectExtent l="0" t="0" r="0" b="0"/>
                <wp:docPr id="473862316" name="Picture 1" descr="A black background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2316" name="Picture 1" descr="A black background with blue and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5490" cy="1926010"/>
                        </a:xfrm>
                        <a:prstGeom prst="rect">
                          <a:avLst/>
                        </a:prstGeom>
                        <a:noFill/>
                        <a:ln>
                          <a:noFill/>
                        </a:ln>
                      </pic:spPr>
                    </pic:pic>
                  </a:graphicData>
                </a:graphic>
              </wp:inline>
            </w:drawing>
          </w:r>
          <w:r>
            <w:fldChar w:fldCharType="end"/>
          </w:r>
        </w:p>
        <w:p w14:paraId="0A1D2D2B" w14:textId="77777777" w:rsidR="006E2C6E" w:rsidRDefault="006E2C6E" w:rsidP="006E2C6E">
          <w:pPr>
            <w:tabs>
              <w:tab w:val="left" w:pos="633"/>
              <w:tab w:val="center" w:pos="4513"/>
            </w:tabs>
            <w:rPr>
              <w:lang w:val="vi-VN"/>
            </w:rPr>
          </w:pPr>
        </w:p>
        <w:p w14:paraId="1C5A90C2" w14:textId="77777777" w:rsidR="006E2C6E" w:rsidRDefault="006E2C6E" w:rsidP="006E2C6E">
          <w:pPr>
            <w:tabs>
              <w:tab w:val="left" w:pos="633"/>
              <w:tab w:val="center" w:pos="4513"/>
            </w:tabs>
            <w:rPr>
              <w:lang w:val="vi-VN"/>
            </w:rPr>
          </w:pPr>
        </w:p>
        <w:p w14:paraId="5970168D" w14:textId="77777777" w:rsidR="006E2C6E" w:rsidRDefault="006E2C6E" w:rsidP="006E2C6E">
          <w:pPr>
            <w:tabs>
              <w:tab w:val="left" w:pos="633"/>
              <w:tab w:val="center" w:pos="4513"/>
            </w:tabs>
            <w:rPr>
              <w:lang w:val="vi-VN"/>
            </w:rPr>
          </w:pPr>
        </w:p>
        <w:p w14:paraId="3C1E0247" w14:textId="77777777" w:rsidR="006E2C6E" w:rsidRPr="00AC1483" w:rsidRDefault="006E2C6E" w:rsidP="006E2C6E">
          <w:pPr>
            <w:tabs>
              <w:tab w:val="left" w:pos="633"/>
              <w:tab w:val="center" w:pos="4513"/>
            </w:tabs>
            <w:rPr>
              <w:lang w:val="vi-VN"/>
            </w:rPr>
          </w:pPr>
        </w:p>
        <w:p w14:paraId="664A3C93" w14:textId="77777777" w:rsidR="006E2C6E" w:rsidRDefault="006E2C6E" w:rsidP="006E2C6E">
          <w:pPr>
            <w:jc w:val="center"/>
          </w:pPr>
        </w:p>
        <w:p w14:paraId="4902CAFD" w14:textId="77777777" w:rsidR="006E2C6E" w:rsidRDefault="006E2C6E" w:rsidP="006E2C6E">
          <w:pPr>
            <w:jc w:val="center"/>
            <w:rPr>
              <w:rFonts w:cs="Times New Roman"/>
              <w:b/>
              <w:bCs/>
            </w:rPr>
          </w:pPr>
        </w:p>
        <w:p w14:paraId="0B3221DB" w14:textId="77777777" w:rsidR="006E2C6E" w:rsidRDefault="006E2C6E" w:rsidP="006E2C6E">
          <w:pPr>
            <w:jc w:val="center"/>
            <w:rPr>
              <w:rFonts w:cs="Times New Roman"/>
              <w:b/>
              <w:bCs/>
            </w:rPr>
          </w:pPr>
          <w:r>
            <w:rPr>
              <w:rFonts w:cs="Times New Roman"/>
              <w:b/>
              <w:bCs/>
            </w:rPr>
            <w:t>Final Year Project</w:t>
          </w:r>
        </w:p>
        <w:p w14:paraId="1D498F26" w14:textId="77777777" w:rsidR="006E2C6E" w:rsidRDefault="006E2C6E" w:rsidP="006E2C6E">
          <w:pPr>
            <w:jc w:val="center"/>
            <w:rPr>
              <w:rFonts w:cs="Times New Roman"/>
              <w:b/>
              <w:bCs/>
              <w:lang w:val="vi-VN"/>
            </w:rPr>
          </w:pPr>
        </w:p>
        <w:p w14:paraId="2D65ADCF" w14:textId="4E3C6AA7" w:rsidR="006E2C6E" w:rsidRPr="00685EBE" w:rsidRDefault="006E2C6E" w:rsidP="00685EBE">
          <w:pPr>
            <w:jc w:val="center"/>
            <w:rPr>
              <w:rFonts w:cs="Times New Roman"/>
              <w:b/>
              <w:bCs/>
              <w:lang w:val="en-US"/>
            </w:rPr>
          </w:pPr>
          <w:r>
            <w:rPr>
              <w:rFonts w:cs="Times New Roman"/>
              <w:b/>
              <w:bCs/>
              <w:lang w:val="vi-VN"/>
            </w:rPr>
            <w:t>(</w:t>
          </w:r>
          <w:r w:rsidRPr="00AC1483">
            <w:rPr>
              <w:rFonts w:cs="Times New Roman"/>
              <w:b/>
              <w:bCs/>
              <w:lang w:val="vi-VN"/>
            </w:rPr>
            <w:t>CCDS25-0028</w:t>
          </w:r>
          <w:r>
            <w:rPr>
              <w:rFonts w:cs="Times New Roman"/>
              <w:b/>
              <w:bCs/>
              <w:lang w:val="vi-VN"/>
            </w:rPr>
            <w:t>)</w:t>
          </w:r>
          <w:r>
            <w:rPr>
              <w:rFonts w:cs="Times New Roman"/>
              <w:b/>
              <w:bCs/>
              <w:lang w:val="vi-VN"/>
            </w:rPr>
            <w:br/>
          </w:r>
        </w:p>
        <w:p w14:paraId="30C9A143" w14:textId="77777777" w:rsidR="006E2C6E" w:rsidRPr="00AC1483" w:rsidRDefault="006E2C6E" w:rsidP="006E2C6E">
          <w:pPr>
            <w:jc w:val="center"/>
            <w:rPr>
              <w:rFonts w:cs="Times New Roman"/>
              <w:b/>
              <w:bCs/>
              <w:lang w:val="vi-VN"/>
            </w:rPr>
          </w:pPr>
          <w:r>
            <w:rPr>
              <w:rFonts w:cs="Times New Roman"/>
              <w:b/>
              <w:bCs/>
              <w:lang w:val="vi-VN"/>
            </w:rPr>
            <w:t>Target and Context Aware Transformer for Visual Search Task</w:t>
          </w:r>
        </w:p>
        <w:p w14:paraId="423C509F" w14:textId="77777777" w:rsidR="006E2C6E" w:rsidRDefault="006E2C6E" w:rsidP="006E2C6E">
          <w:pPr>
            <w:jc w:val="center"/>
            <w:rPr>
              <w:rFonts w:cs="Times New Roman"/>
              <w:b/>
              <w:bCs/>
              <w:i/>
              <w:iCs/>
              <w:lang w:val="vi-VN"/>
            </w:rPr>
          </w:pPr>
        </w:p>
        <w:p w14:paraId="1EEDAFF7" w14:textId="77777777" w:rsidR="006E2C6E" w:rsidRDefault="006E2C6E" w:rsidP="006E2C6E">
          <w:pPr>
            <w:jc w:val="center"/>
            <w:rPr>
              <w:rFonts w:cs="Times New Roman"/>
              <w:b/>
              <w:bCs/>
              <w:i/>
              <w:iCs/>
              <w:lang w:val="vi-VN"/>
            </w:rPr>
          </w:pPr>
        </w:p>
        <w:p w14:paraId="1F846628" w14:textId="77777777" w:rsidR="006E2C6E" w:rsidRDefault="006E2C6E" w:rsidP="006E2C6E">
          <w:pPr>
            <w:jc w:val="center"/>
            <w:rPr>
              <w:rFonts w:cs="Times New Roman"/>
              <w:b/>
              <w:bCs/>
              <w:i/>
              <w:iCs/>
              <w:lang w:val="vi-VN"/>
            </w:rPr>
          </w:pPr>
        </w:p>
        <w:p w14:paraId="354FD4B0" w14:textId="77777777" w:rsidR="006E2C6E" w:rsidRDefault="006E2C6E" w:rsidP="006E2C6E">
          <w:pPr>
            <w:jc w:val="center"/>
            <w:rPr>
              <w:rFonts w:cs="Times New Roman"/>
              <w:b/>
              <w:bCs/>
              <w:lang w:val="vi-VN"/>
            </w:rPr>
          </w:pPr>
        </w:p>
        <w:p w14:paraId="529F3AB4" w14:textId="77777777" w:rsidR="006E2C6E" w:rsidRDefault="006E2C6E" w:rsidP="006E2C6E">
          <w:pPr>
            <w:jc w:val="center"/>
            <w:rPr>
              <w:rFonts w:cs="Times New Roman"/>
              <w:b/>
              <w:bCs/>
              <w:lang w:val="vi-VN"/>
            </w:rPr>
          </w:pPr>
        </w:p>
        <w:p w14:paraId="67A0DC30" w14:textId="77777777" w:rsidR="00931C08" w:rsidRPr="006E2C6E" w:rsidRDefault="00931C08" w:rsidP="00931C08">
          <w:pPr>
            <w:jc w:val="center"/>
            <w:rPr>
              <w:rFonts w:cs="Times New Roman"/>
              <w:lang w:val="en-US"/>
            </w:rPr>
          </w:pPr>
          <w:r>
            <w:rPr>
              <w:rFonts w:cs="Times New Roman"/>
              <w:lang w:val="en-US"/>
            </w:rPr>
            <w:t>Submitted in Partial Fulfillment of the Requirements for the Degree of Bachelor of Computing in Computer Science for the Nanyang Technological University</w:t>
          </w:r>
        </w:p>
        <w:p w14:paraId="419BF244" w14:textId="77777777" w:rsidR="006E2C6E" w:rsidRDefault="006E2C6E" w:rsidP="006E2C6E">
          <w:pPr>
            <w:jc w:val="center"/>
            <w:rPr>
              <w:rFonts w:cs="Times New Roman"/>
              <w:b/>
              <w:bCs/>
              <w:lang w:val="vi-VN"/>
            </w:rPr>
          </w:pPr>
        </w:p>
        <w:p w14:paraId="15A1FA59" w14:textId="77777777" w:rsidR="006E2C6E" w:rsidRPr="00931C08" w:rsidRDefault="006E2C6E" w:rsidP="006E2C6E">
          <w:pPr>
            <w:rPr>
              <w:rFonts w:cs="Times New Roman"/>
              <w:b/>
              <w:bCs/>
              <w:lang w:val="en-US"/>
            </w:rPr>
          </w:pPr>
        </w:p>
        <w:p w14:paraId="020DF5E3" w14:textId="77777777" w:rsidR="006E2C6E" w:rsidRDefault="006E2C6E" w:rsidP="006E2C6E">
          <w:pPr>
            <w:jc w:val="center"/>
            <w:rPr>
              <w:rFonts w:cs="Times New Roman"/>
              <w:b/>
              <w:bCs/>
              <w:lang w:val="vi-VN"/>
            </w:rPr>
          </w:pPr>
        </w:p>
        <w:p w14:paraId="16B62065" w14:textId="48B25DFC" w:rsidR="00931C08" w:rsidRDefault="00931C08" w:rsidP="006E2C6E">
          <w:pPr>
            <w:jc w:val="center"/>
            <w:rPr>
              <w:rFonts w:cs="Times New Roman"/>
              <w:lang w:val="en-US"/>
            </w:rPr>
          </w:pPr>
          <w:r>
            <w:rPr>
              <w:rFonts w:cs="Times New Roman"/>
              <w:lang w:val="en-US"/>
            </w:rPr>
            <w:t>b</w:t>
          </w:r>
          <w:r w:rsidR="006E2C6E" w:rsidRPr="00AC1483">
            <w:rPr>
              <w:rFonts w:cs="Times New Roman"/>
              <w:lang w:val="vi-VN"/>
            </w:rPr>
            <w:t>y</w:t>
          </w:r>
        </w:p>
        <w:p w14:paraId="720D79B2" w14:textId="77777777" w:rsidR="00931C08" w:rsidRDefault="00931C08" w:rsidP="006E2C6E">
          <w:pPr>
            <w:jc w:val="center"/>
            <w:rPr>
              <w:rFonts w:cs="Times New Roman"/>
              <w:lang w:val="en-US"/>
            </w:rPr>
          </w:pPr>
        </w:p>
        <w:p w14:paraId="36205577" w14:textId="77777777" w:rsidR="00931C08" w:rsidRPr="00931C08" w:rsidRDefault="00931C08" w:rsidP="006E2C6E">
          <w:pPr>
            <w:jc w:val="center"/>
            <w:rPr>
              <w:rFonts w:cs="Times New Roman"/>
              <w:lang w:val="en-US"/>
            </w:rPr>
          </w:pPr>
        </w:p>
        <w:p w14:paraId="4413F8F1" w14:textId="77777777" w:rsidR="00931C08" w:rsidRDefault="00931C08" w:rsidP="006E2C6E">
          <w:pPr>
            <w:jc w:val="center"/>
            <w:rPr>
              <w:rFonts w:cs="Times New Roman"/>
              <w:lang w:val="en-US"/>
            </w:rPr>
          </w:pPr>
        </w:p>
        <w:p w14:paraId="6C9EB8DD" w14:textId="64058D8B" w:rsidR="006E2C6E" w:rsidRPr="00AC1483" w:rsidRDefault="006E2C6E" w:rsidP="006E2C6E">
          <w:pPr>
            <w:jc w:val="center"/>
            <w:rPr>
              <w:rFonts w:cs="Times New Roman"/>
              <w:lang w:val="vi-VN"/>
            </w:rPr>
          </w:pPr>
          <w:r w:rsidRPr="00AC1483">
            <w:rPr>
              <w:rFonts w:cs="Times New Roman"/>
              <w:lang w:val="vi-VN"/>
            </w:rPr>
            <w:t>Nguyen Tuan</w:t>
          </w:r>
        </w:p>
        <w:p w14:paraId="2026E75B" w14:textId="212C17F3" w:rsidR="006E2C6E" w:rsidRPr="00AC1483" w:rsidRDefault="006E2C6E" w:rsidP="006E2C6E">
          <w:pPr>
            <w:jc w:val="center"/>
            <w:rPr>
              <w:rFonts w:cs="Times New Roman"/>
              <w:lang w:val="vi-VN"/>
            </w:rPr>
          </w:pPr>
        </w:p>
        <w:p w14:paraId="0F865C36" w14:textId="77777777" w:rsidR="006E2C6E" w:rsidRDefault="006E2C6E" w:rsidP="006E2C6E">
          <w:pPr>
            <w:rPr>
              <w:rFonts w:cs="Times New Roman"/>
              <w:b/>
              <w:bCs/>
              <w:lang w:val="vi-VN"/>
            </w:rPr>
          </w:pPr>
        </w:p>
        <w:p w14:paraId="308C4867" w14:textId="77777777" w:rsidR="006E2C6E" w:rsidRDefault="006E2C6E" w:rsidP="006E2C6E">
          <w:pPr>
            <w:jc w:val="center"/>
            <w:rPr>
              <w:rFonts w:cs="Times New Roman"/>
              <w:b/>
              <w:bCs/>
              <w:lang w:val="vi-VN"/>
            </w:rPr>
          </w:pPr>
        </w:p>
        <w:p w14:paraId="56996DE8" w14:textId="77777777" w:rsidR="006E2C6E" w:rsidRDefault="006E2C6E" w:rsidP="006E2C6E">
          <w:pPr>
            <w:rPr>
              <w:rFonts w:cs="Times New Roman"/>
              <w:b/>
              <w:bCs/>
              <w:lang w:val="en-US"/>
            </w:rPr>
          </w:pPr>
        </w:p>
        <w:p w14:paraId="3799E6F5" w14:textId="77777777" w:rsidR="00685EBE" w:rsidRDefault="00685EBE" w:rsidP="006E2C6E">
          <w:pPr>
            <w:rPr>
              <w:rFonts w:cs="Times New Roman"/>
              <w:b/>
              <w:bCs/>
              <w:lang w:val="en-US"/>
            </w:rPr>
          </w:pPr>
        </w:p>
        <w:p w14:paraId="3CF654DB" w14:textId="77777777" w:rsidR="006E2C6E" w:rsidRPr="00CC2AA3" w:rsidRDefault="006E2C6E" w:rsidP="006E2C6E">
          <w:pPr>
            <w:rPr>
              <w:rFonts w:cs="Times New Roman"/>
              <w:b/>
              <w:bCs/>
              <w:lang w:val="en-US"/>
            </w:rPr>
          </w:pPr>
        </w:p>
        <w:p w14:paraId="571A4787" w14:textId="77777777" w:rsidR="006E2C6E" w:rsidRDefault="006E2C6E" w:rsidP="006E2C6E">
          <w:pPr>
            <w:rPr>
              <w:rFonts w:cs="Times New Roman"/>
              <w:b/>
              <w:bCs/>
              <w:lang w:val="vi-VN"/>
            </w:rPr>
          </w:pPr>
        </w:p>
        <w:p w14:paraId="2636F59D" w14:textId="77777777" w:rsidR="006E2C6E" w:rsidRDefault="006E2C6E" w:rsidP="006E2C6E">
          <w:pPr>
            <w:jc w:val="center"/>
            <w:rPr>
              <w:rFonts w:cs="Times New Roman"/>
              <w:i/>
              <w:iCs/>
              <w:lang w:val="vi-VN"/>
            </w:rPr>
          </w:pPr>
          <w:r w:rsidRPr="00AC1483">
            <w:rPr>
              <w:rFonts w:cs="Times New Roman"/>
              <w:i/>
              <w:iCs/>
              <w:lang w:val="vi-VN"/>
            </w:rPr>
            <w:t>College of Computing and Data Science</w:t>
          </w:r>
        </w:p>
        <w:p w14:paraId="25794D45" w14:textId="77777777" w:rsidR="006E2C6E" w:rsidRDefault="006E2C6E" w:rsidP="006E2C6E">
          <w:pPr>
            <w:jc w:val="center"/>
            <w:rPr>
              <w:rFonts w:cs="Times New Roman"/>
              <w:i/>
              <w:iCs/>
              <w:lang w:val="vi-VN"/>
            </w:rPr>
          </w:pPr>
        </w:p>
        <w:p w14:paraId="343C38E5" w14:textId="1B751944" w:rsidR="00CC2AA3" w:rsidRPr="006E2C6E" w:rsidRDefault="006E2C6E" w:rsidP="006E2C6E">
          <w:pPr>
            <w:jc w:val="center"/>
            <w:rPr>
              <w:rFonts w:cs="Times New Roman"/>
              <w:lang w:val="en-US"/>
            </w:rPr>
          </w:pPr>
          <w:r>
            <w:rPr>
              <w:rFonts w:cs="Times New Roman"/>
              <w:lang w:val="vi-VN"/>
            </w:rPr>
            <w:t>2026</w:t>
          </w:r>
        </w:p>
      </w:sdtContent>
    </w:sdt>
    <w:p w14:paraId="1E541674" w14:textId="446BD182" w:rsidR="002E4DB3" w:rsidRDefault="002E4DB3" w:rsidP="002E4DB3">
      <w:pPr>
        <w:pStyle w:val="Heading1"/>
      </w:pPr>
      <w:bookmarkStart w:id="0" w:name="_Toc215576819"/>
      <w:bookmarkStart w:id="1" w:name="_Toc216188219"/>
      <w:bookmarkStart w:id="2" w:name="_Toc223700700"/>
      <w:r w:rsidRPr="002E4DB3">
        <w:lastRenderedPageBreak/>
        <w:t>Abstraction</w:t>
      </w:r>
      <w:bookmarkEnd w:id="0"/>
      <w:bookmarkEnd w:id="1"/>
      <w:bookmarkEnd w:id="2"/>
    </w:p>
    <w:p w14:paraId="0A6496F3" w14:textId="5FD89DA3" w:rsidR="002E4DB3" w:rsidRDefault="002E4DB3" w:rsidP="002E4DB3">
      <w:pPr>
        <w:rPr>
          <w:lang w:val="en-US"/>
        </w:rPr>
      </w:pPr>
    </w:p>
    <w:p w14:paraId="4FC9BEA3" w14:textId="75866B76" w:rsidR="008D2CC9" w:rsidRPr="00F91581" w:rsidRDefault="0098761A" w:rsidP="00BB2AB5">
      <w:pPr>
        <w:spacing w:line="360" w:lineRule="auto"/>
        <w:jc w:val="both"/>
        <w:rPr>
          <w:lang w:val="vi-VN"/>
        </w:rPr>
      </w:pPr>
      <w:r w:rsidRPr="0098761A">
        <w:rPr>
          <w:lang w:val="en-US"/>
        </w:rPr>
        <w:t>The visual search task is essential for humans in everyday activities, such as searching for a cup, toilet paper, or a chair to sit on. Therefore, human visual search tasks are typically goal-driven, requiring individuals to mentally visualize the target and be aware of the surrounding context to locate it.</w:t>
      </w:r>
      <w:r w:rsidR="00D47693">
        <w:rPr>
          <w:lang w:val="en-US"/>
        </w:rPr>
        <w:t xml:space="preserve"> </w:t>
      </w:r>
      <w:r w:rsidR="00D04070">
        <w:rPr>
          <w:lang w:val="en-US"/>
        </w:rPr>
        <w:t xml:space="preserve">By mimicking human behavior in a human search task, we propose </w:t>
      </w:r>
      <w:r w:rsidR="002E1898">
        <w:rPr>
          <w:lang w:val="en-US"/>
        </w:rPr>
        <w:t xml:space="preserve">a </w:t>
      </w:r>
      <w:r w:rsidR="00F91581">
        <w:rPr>
          <w:lang w:val="en-US"/>
        </w:rPr>
        <w:t xml:space="preserve">top-down approach, a </w:t>
      </w:r>
      <w:r w:rsidR="00F91581">
        <w:rPr>
          <w:kern w:val="0"/>
          <w:lang w:val="en-US"/>
          <w14:ligatures w14:val="none"/>
        </w:rPr>
        <w:t xml:space="preserve">target and context-aware </w:t>
      </w:r>
      <w:r w:rsidR="0038610F">
        <w:rPr>
          <w:kern w:val="0"/>
          <w:lang w:val="en-US"/>
          <w14:ligatures w14:val="none"/>
        </w:rPr>
        <w:t xml:space="preserve">transformer </w:t>
      </w:r>
      <w:r w:rsidR="00F91581">
        <w:rPr>
          <w:kern w:val="0"/>
          <w:lang w:val="en-US"/>
          <w14:ligatures w14:val="none"/>
        </w:rPr>
        <w:t xml:space="preserve">architecture </w:t>
      </w:r>
      <w:r w:rsidR="00E13192">
        <w:rPr>
          <w:kern w:val="0"/>
          <w:lang w:val="en-US"/>
          <w14:ligatures w14:val="none"/>
        </w:rPr>
        <w:t>that</w:t>
      </w:r>
      <w:r w:rsidR="00F91581">
        <w:rPr>
          <w:kern w:val="0"/>
          <w:lang w:val="en-US"/>
          <w14:ligatures w14:val="none"/>
        </w:rPr>
        <w:t xml:space="preserve"> modifie</w:t>
      </w:r>
      <w:r w:rsidR="00E13192">
        <w:rPr>
          <w:kern w:val="0"/>
          <w:lang w:val="en-US"/>
          <w14:ligatures w14:val="none"/>
        </w:rPr>
        <w:t>s</w:t>
      </w:r>
      <w:r w:rsidR="00F91581">
        <w:rPr>
          <w:kern w:val="0"/>
          <w:lang w:val="en-US"/>
          <w14:ligatures w14:val="none"/>
        </w:rPr>
        <w:t xml:space="preserve"> the pretrained vanilla Vision Transformer model</w:t>
      </w:r>
      <w:r w:rsidR="002B2D90">
        <w:rPr>
          <w:kern w:val="0"/>
          <w:lang w:val="en-US"/>
          <w14:ligatures w14:val="none"/>
        </w:rPr>
        <w:t xml:space="preserve"> </w:t>
      </w:r>
      <w:r w:rsidR="002B2D90">
        <w:rPr>
          <w:kern w:val="0"/>
          <w:lang w:val="en-US"/>
          <w14:ligatures w14:val="none"/>
        </w:rPr>
        <w:fldChar w:fldCharType="begin"/>
      </w:r>
      <w:r w:rsidR="002B2D90">
        <w:rPr>
          <w:kern w:val="0"/>
          <w:lang w:val="en-US"/>
          <w14:ligatures w14:val="none"/>
        </w:rPr>
        <w:instrText xml:space="preserve"> ADDIN ZOTERO_ITEM CSL_CITATION {"citationID":"lQYDRmSw","properties":{"formattedCitation":"(Dosovitskiy et al., 2021)","plainCitation":"(Dosovitskiy et al., 2021)","noteIndex":0},"citationItems":[{"id":178,"uris":["http://zotero.org/users/10056102/items/LYWVN5LB"],"itemData":{"id":178,"type":"article","abstract":"While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2B2D90">
        <w:rPr>
          <w:kern w:val="0"/>
          <w:lang w:val="en-US"/>
          <w14:ligatures w14:val="none"/>
        </w:rPr>
        <w:fldChar w:fldCharType="separate"/>
      </w:r>
      <w:r w:rsidR="002B2D90">
        <w:rPr>
          <w:noProof/>
          <w:kern w:val="0"/>
          <w:lang w:val="en-US"/>
          <w14:ligatures w14:val="none"/>
        </w:rPr>
        <w:t>(Dosovitskiy et al., 2021)</w:t>
      </w:r>
      <w:r w:rsidR="002B2D90">
        <w:rPr>
          <w:kern w:val="0"/>
          <w:lang w:val="en-US"/>
          <w14:ligatures w14:val="none"/>
        </w:rPr>
        <w:fldChar w:fldCharType="end"/>
      </w:r>
      <w:r w:rsidR="00F91581">
        <w:rPr>
          <w:kern w:val="0"/>
          <w:lang w:val="en-US"/>
          <w14:ligatures w14:val="none"/>
        </w:rPr>
        <w:t xml:space="preserve"> for local modulation (target-aware</w:t>
      </w:r>
      <w:r w:rsidR="002B2D90">
        <w:rPr>
          <w:kern w:val="0"/>
          <w:lang w:val="vi-VN"/>
          <w14:ligatures w14:val="none"/>
        </w:rPr>
        <w:t xml:space="preserve"> or </w:t>
      </w:r>
      <w:r w:rsidR="005B08C7">
        <w:rPr>
          <w:kern w:val="0"/>
          <w:lang w:val="vi-VN"/>
          <w14:ligatures w14:val="none"/>
        </w:rPr>
        <w:t>target-modulation</w:t>
      </w:r>
      <w:r w:rsidR="00F91581">
        <w:rPr>
          <w:kern w:val="0"/>
          <w:lang w:val="en-US"/>
          <w14:ligatures w14:val="none"/>
        </w:rPr>
        <w:t>) and incorporates global modulation (context-aware</w:t>
      </w:r>
      <w:r w:rsidR="002B2D90">
        <w:rPr>
          <w:kern w:val="0"/>
          <w:lang w:val="vi-VN"/>
          <w14:ligatures w14:val="none"/>
        </w:rPr>
        <w:t xml:space="preserve"> or </w:t>
      </w:r>
      <w:r w:rsidR="005B08C7">
        <w:rPr>
          <w:kern w:val="0"/>
          <w:lang w:val="vi-VN"/>
          <w14:ligatures w14:val="none"/>
        </w:rPr>
        <w:t>context-modulation</w:t>
      </w:r>
      <w:r w:rsidR="00F91581">
        <w:rPr>
          <w:kern w:val="0"/>
          <w:lang w:val="en-US"/>
          <w14:ligatures w14:val="none"/>
        </w:rPr>
        <w:t>)</w:t>
      </w:r>
      <w:r w:rsidR="00727B23">
        <w:rPr>
          <w:lang w:val="en-US"/>
        </w:rPr>
        <w:t xml:space="preserve"> </w:t>
      </w:r>
      <w:r w:rsidR="00F1240A">
        <w:rPr>
          <w:lang w:val="en-US"/>
        </w:rPr>
        <w:t>by using</w:t>
      </w:r>
      <w:r w:rsidR="00727B23">
        <w:rPr>
          <w:lang w:val="en-US"/>
        </w:rPr>
        <w:t xml:space="preserve"> the</w:t>
      </w:r>
      <w:r w:rsidR="002B2D90">
        <w:rPr>
          <w:lang w:val="vi-VN"/>
        </w:rPr>
        <w:t xml:space="preserve"> attention map produced by</w:t>
      </w:r>
      <w:r w:rsidR="00727B23">
        <w:rPr>
          <w:lang w:val="en-US"/>
        </w:rPr>
        <w:t xml:space="preserve"> </w:t>
      </w:r>
      <w:r w:rsidR="00373564">
        <w:rPr>
          <w:lang w:val="en-US"/>
        </w:rPr>
        <w:t xml:space="preserve">a modified version of </w:t>
      </w:r>
      <w:r w:rsidR="00727B23" w:rsidRPr="00727B23">
        <w:rPr>
          <w:lang w:val="en-US"/>
        </w:rPr>
        <w:t>Context-aware Recognition Transformer Network (</w:t>
      </w:r>
      <w:proofErr w:type="spellStart"/>
      <w:r w:rsidR="00727B23" w:rsidRPr="00727B23">
        <w:rPr>
          <w:lang w:val="en-US"/>
        </w:rPr>
        <w:t>CRTNet</w:t>
      </w:r>
      <w:proofErr w:type="spellEnd"/>
      <w:r w:rsidR="00727B23" w:rsidRPr="00727B23">
        <w:rPr>
          <w:lang w:val="en-US"/>
        </w:rPr>
        <w:t>)</w:t>
      </w:r>
      <w:r w:rsidR="002B2D90">
        <w:rPr>
          <w:lang w:val="en-US"/>
        </w:rPr>
        <w:t xml:space="preserve"> </w:t>
      </w:r>
      <w:r w:rsidR="002B2D90">
        <w:rPr>
          <w:lang w:val="en-US"/>
        </w:rPr>
        <w:fldChar w:fldCharType="begin"/>
      </w:r>
      <w:r w:rsidR="002133BA">
        <w:rPr>
          <w:lang w:val="en-US"/>
        </w:rPr>
        <w:instrText xml:space="preserve"> ADDIN ZOTERO_ITEM CSL_CITATION {"citationID":"NopmWJCl","properties":{"formattedCitation":"(Bomatter et al., 2021)","plainCitation":"(Bomatter et al., 2021)","noteIndex":0},"citationItems":[{"id":177,"uris":["http://zotero.org/users/10056102/items/FZM4ESH5"],"itemData":{"id":177,"type":"paper-conference","container-title":"2021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sidR="002B2D90">
        <w:rPr>
          <w:lang w:val="en-US"/>
        </w:rPr>
        <w:fldChar w:fldCharType="separate"/>
      </w:r>
      <w:r w:rsidR="002B2D90">
        <w:rPr>
          <w:noProof/>
          <w:lang w:val="en-US"/>
        </w:rPr>
        <w:t>(Bomatter et al., 2021)</w:t>
      </w:r>
      <w:r w:rsidR="002B2D90">
        <w:rPr>
          <w:lang w:val="en-US"/>
        </w:rPr>
        <w:fldChar w:fldCharType="end"/>
      </w:r>
      <w:r w:rsidR="00F91581">
        <w:rPr>
          <w:lang w:val="en-US"/>
        </w:rPr>
        <w:t>.</w:t>
      </w:r>
      <w:r w:rsidR="002B2D90">
        <w:rPr>
          <w:lang w:val="en-US"/>
        </w:rPr>
        <w:t xml:space="preserve"> Our model achieved </w:t>
      </w:r>
      <w:r w:rsidR="00A62749">
        <w:rPr>
          <w:kern w:val="0"/>
          <w:lang w:val="en-US"/>
          <w14:ligatures w14:val="none"/>
        </w:rPr>
        <w:t>high</w:t>
      </w:r>
      <w:r w:rsidR="00BE227D">
        <w:rPr>
          <w:kern w:val="0"/>
          <w:lang w:val="en-US"/>
          <w14:ligatures w14:val="none"/>
        </w:rPr>
        <w:t xml:space="preserve"> performance across three image datasets and generalizes well on unlabeled object datasets without requiring</w:t>
      </w:r>
      <w:r w:rsidR="00BE227D">
        <w:rPr>
          <w:lang w:val="en-US"/>
        </w:rPr>
        <w:t xml:space="preserve"> fine-tuning. </w:t>
      </w:r>
    </w:p>
    <w:p w14:paraId="4C9A83E5" w14:textId="77777777" w:rsidR="00727B23" w:rsidRDefault="00727B23" w:rsidP="002E1898">
      <w:pPr>
        <w:jc w:val="both"/>
        <w:rPr>
          <w:lang w:val="en-US"/>
        </w:rPr>
      </w:pPr>
    </w:p>
    <w:p w14:paraId="72102DC3" w14:textId="77777777" w:rsidR="00727B23" w:rsidRDefault="00727B23" w:rsidP="002E1898">
      <w:pPr>
        <w:jc w:val="both"/>
        <w:rPr>
          <w:lang w:val="en-US"/>
        </w:rPr>
      </w:pPr>
    </w:p>
    <w:p w14:paraId="50EA0031" w14:textId="77777777" w:rsidR="00727B23" w:rsidRDefault="00727B23" w:rsidP="002E1898">
      <w:pPr>
        <w:jc w:val="both"/>
        <w:rPr>
          <w:lang w:val="en-US"/>
        </w:rPr>
      </w:pPr>
    </w:p>
    <w:p w14:paraId="39CEBA03" w14:textId="77777777" w:rsidR="00727B23" w:rsidRDefault="00727B23" w:rsidP="002E1898">
      <w:pPr>
        <w:jc w:val="both"/>
        <w:rPr>
          <w:lang w:val="en-US"/>
        </w:rPr>
      </w:pPr>
    </w:p>
    <w:p w14:paraId="36F605C5" w14:textId="77777777" w:rsidR="00D0723F" w:rsidRDefault="00D0723F" w:rsidP="002E1898">
      <w:pPr>
        <w:jc w:val="both"/>
        <w:rPr>
          <w:lang w:val="en-US"/>
        </w:rPr>
      </w:pPr>
    </w:p>
    <w:p w14:paraId="46D7BE91" w14:textId="77777777" w:rsidR="00D0723F" w:rsidRDefault="00D0723F" w:rsidP="002E1898">
      <w:pPr>
        <w:jc w:val="both"/>
        <w:rPr>
          <w:lang w:val="en-US"/>
        </w:rPr>
      </w:pPr>
    </w:p>
    <w:p w14:paraId="40BA327B" w14:textId="77777777" w:rsidR="00D0723F" w:rsidRDefault="00D0723F" w:rsidP="002E1898">
      <w:pPr>
        <w:jc w:val="both"/>
        <w:rPr>
          <w:lang w:val="en-US"/>
        </w:rPr>
      </w:pPr>
    </w:p>
    <w:p w14:paraId="2F74C56F" w14:textId="77777777" w:rsidR="00D0723F" w:rsidRDefault="00D0723F" w:rsidP="002E1898">
      <w:pPr>
        <w:jc w:val="both"/>
        <w:rPr>
          <w:lang w:val="en-US"/>
        </w:rPr>
      </w:pPr>
    </w:p>
    <w:p w14:paraId="456E172B" w14:textId="77777777" w:rsidR="00D0723F" w:rsidRDefault="00D0723F" w:rsidP="002E1898">
      <w:pPr>
        <w:jc w:val="both"/>
        <w:rPr>
          <w:lang w:val="en-US"/>
        </w:rPr>
      </w:pPr>
    </w:p>
    <w:p w14:paraId="3F5AC94F" w14:textId="77777777" w:rsidR="00D0723F" w:rsidRDefault="00D0723F" w:rsidP="002E1898">
      <w:pPr>
        <w:jc w:val="both"/>
        <w:rPr>
          <w:lang w:val="en-US"/>
        </w:rPr>
      </w:pPr>
    </w:p>
    <w:p w14:paraId="5A30D1EE" w14:textId="77777777" w:rsidR="00D0723F" w:rsidRDefault="00D0723F" w:rsidP="002E1898">
      <w:pPr>
        <w:jc w:val="both"/>
        <w:rPr>
          <w:lang w:val="en-US"/>
        </w:rPr>
      </w:pPr>
    </w:p>
    <w:p w14:paraId="7C979E9C" w14:textId="77777777" w:rsidR="00D0723F" w:rsidRDefault="00D0723F" w:rsidP="002E1898">
      <w:pPr>
        <w:jc w:val="both"/>
        <w:rPr>
          <w:lang w:val="en-US"/>
        </w:rPr>
      </w:pPr>
    </w:p>
    <w:p w14:paraId="02C66C02" w14:textId="77777777" w:rsidR="00D0723F" w:rsidRDefault="00D0723F" w:rsidP="002E1898">
      <w:pPr>
        <w:jc w:val="both"/>
        <w:rPr>
          <w:lang w:val="en-US"/>
        </w:rPr>
      </w:pPr>
    </w:p>
    <w:p w14:paraId="1B2C55E3" w14:textId="77777777" w:rsidR="00D0723F" w:rsidRDefault="00D0723F" w:rsidP="002E1898">
      <w:pPr>
        <w:jc w:val="both"/>
        <w:rPr>
          <w:lang w:val="en-US"/>
        </w:rPr>
      </w:pPr>
    </w:p>
    <w:p w14:paraId="69A33C07" w14:textId="77777777" w:rsidR="00D0723F" w:rsidRDefault="00D0723F" w:rsidP="002E1898">
      <w:pPr>
        <w:jc w:val="both"/>
        <w:rPr>
          <w:lang w:val="en-US"/>
        </w:rPr>
      </w:pPr>
    </w:p>
    <w:p w14:paraId="38632408" w14:textId="77777777" w:rsidR="00D0723F" w:rsidRDefault="00D0723F" w:rsidP="002E1898">
      <w:pPr>
        <w:jc w:val="both"/>
        <w:rPr>
          <w:lang w:val="en-US"/>
        </w:rPr>
      </w:pPr>
    </w:p>
    <w:p w14:paraId="584ED2DE" w14:textId="77777777" w:rsidR="00D0723F" w:rsidRDefault="00D0723F" w:rsidP="002E1898">
      <w:pPr>
        <w:jc w:val="both"/>
        <w:rPr>
          <w:lang w:val="en-US"/>
        </w:rPr>
      </w:pPr>
    </w:p>
    <w:p w14:paraId="0B15B47F" w14:textId="77777777" w:rsidR="00D0723F" w:rsidRDefault="00D0723F" w:rsidP="002E1898">
      <w:pPr>
        <w:jc w:val="both"/>
        <w:rPr>
          <w:lang w:val="en-US"/>
        </w:rPr>
      </w:pPr>
    </w:p>
    <w:p w14:paraId="30E2E124" w14:textId="77777777" w:rsidR="00D0723F" w:rsidRDefault="00D0723F" w:rsidP="002E1898">
      <w:pPr>
        <w:jc w:val="both"/>
        <w:rPr>
          <w:lang w:val="en-US"/>
        </w:rPr>
      </w:pPr>
    </w:p>
    <w:p w14:paraId="64645926" w14:textId="77777777" w:rsidR="00D0723F" w:rsidRDefault="00D0723F" w:rsidP="002E1898">
      <w:pPr>
        <w:jc w:val="both"/>
        <w:rPr>
          <w:lang w:val="en-US"/>
        </w:rPr>
      </w:pPr>
    </w:p>
    <w:p w14:paraId="03D18B49" w14:textId="77777777" w:rsidR="00D0723F" w:rsidRDefault="00D0723F" w:rsidP="002E1898">
      <w:pPr>
        <w:jc w:val="both"/>
        <w:rPr>
          <w:lang w:val="en-US"/>
        </w:rPr>
      </w:pPr>
    </w:p>
    <w:p w14:paraId="5DE3D983" w14:textId="77777777" w:rsidR="00D0723F" w:rsidRDefault="00D0723F" w:rsidP="002E1898">
      <w:pPr>
        <w:jc w:val="both"/>
        <w:rPr>
          <w:lang w:val="en-US"/>
        </w:rPr>
      </w:pPr>
    </w:p>
    <w:p w14:paraId="2234705F" w14:textId="77777777" w:rsidR="00D0723F" w:rsidRDefault="00D0723F" w:rsidP="002E1898">
      <w:pPr>
        <w:jc w:val="both"/>
        <w:rPr>
          <w:lang w:val="en-US"/>
        </w:rPr>
      </w:pPr>
    </w:p>
    <w:p w14:paraId="179064B8" w14:textId="77777777" w:rsidR="00D0723F" w:rsidRDefault="00D0723F" w:rsidP="002E1898">
      <w:pPr>
        <w:jc w:val="both"/>
        <w:rPr>
          <w:lang w:val="en-US"/>
        </w:rPr>
      </w:pPr>
    </w:p>
    <w:p w14:paraId="79C6736F" w14:textId="77777777" w:rsidR="00D0723F" w:rsidRDefault="00D0723F" w:rsidP="002E1898">
      <w:pPr>
        <w:jc w:val="both"/>
        <w:rPr>
          <w:lang w:val="en-US"/>
        </w:rPr>
      </w:pPr>
    </w:p>
    <w:p w14:paraId="55A7C38D" w14:textId="77777777" w:rsidR="00D0723F" w:rsidRDefault="00D0723F" w:rsidP="002E1898">
      <w:pPr>
        <w:jc w:val="both"/>
        <w:rPr>
          <w:lang w:val="en-US"/>
        </w:rPr>
      </w:pPr>
    </w:p>
    <w:p w14:paraId="1DD0B986" w14:textId="72E23321" w:rsidR="00D0723F" w:rsidRDefault="00D0723F" w:rsidP="00D0723F">
      <w:pPr>
        <w:pStyle w:val="Heading1"/>
        <w:rPr>
          <w:lang w:val="en-US"/>
        </w:rPr>
      </w:pPr>
      <w:bookmarkStart w:id="3" w:name="_Toc216188220"/>
      <w:bookmarkStart w:id="4" w:name="_Toc223700701"/>
      <w:r>
        <w:rPr>
          <w:lang w:val="en-US"/>
        </w:rPr>
        <w:lastRenderedPageBreak/>
        <w:t>Acknowledgements</w:t>
      </w:r>
      <w:bookmarkEnd w:id="3"/>
      <w:bookmarkEnd w:id="4"/>
    </w:p>
    <w:p w14:paraId="62EDA614" w14:textId="77777777" w:rsidR="00183CF2" w:rsidRPr="00183CF2" w:rsidRDefault="00183CF2" w:rsidP="00183CF2">
      <w:pPr>
        <w:rPr>
          <w:lang w:val="en-US"/>
        </w:rPr>
      </w:pPr>
    </w:p>
    <w:p w14:paraId="0C8D51E8" w14:textId="47A27A9A" w:rsidR="00183CF2" w:rsidRPr="00183CF2" w:rsidRDefault="00D0723F" w:rsidP="00BB2AB5">
      <w:pPr>
        <w:pStyle w:val="NormalWeb"/>
        <w:spacing w:before="0" w:beforeAutospacing="0" w:after="0" w:afterAutospacing="0" w:line="360" w:lineRule="auto"/>
        <w:jc w:val="both"/>
      </w:pPr>
      <w:r>
        <w:rPr>
          <w:lang w:val="en-US"/>
        </w:rPr>
        <w:t>Firstly, I w</w:t>
      </w:r>
      <w:r w:rsidR="00183CF2">
        <w:rPr>
          <w:lang w:val="en-US"/>
        </w:rPr>
        <w:t>ould like</w:t>
      </w:r>
      <w:r>
        <w:rPr>
          <w:lang w:val="en-US"/>
        </w:rPr>
        <w:t xml:space="preserve"> to express my </w:t>
      </w:r>
      <w:r w:rsidR="00183CF2">
        <w:rPr>
          <w:lang w:val="en-US"/>
        </w:rPr>
        <w:t xml:space="preserve">sincere </w:t>
      </w:r>
      <w:r>
        <w:rPr>
          <w:lang w:val="en-US"/>
        </w:rPr>
        <w:t xml:space="preserve">appreciation to Dr. Zhang </w:t>
      </w:r>
      <w:proofErr w:type="spellStart"/>
      <w:r>
        <w:rPr>
          <w:lang w:val="en-US"/>
        </w:rPr>
        <w:t>Mengmi</w:t>
      </w:r>
      <w:proofErr w:type="spellEnd"/>
      <w:r>
        <w:rPr>
          <w:lang w:val="en-US"/>
        </w:rPr>
        <w:t xml:space="preserve">, my supervisor, who has </w:t>
      </w:r>
      <w:r w:rsidR="00183CF2">
        <w:rPr>
          <w:lang w:val="en-US"/>
        </w:rPr>
        <w:t>provid</w:t>
      </w:r>
      <w:r>
        <w:rPr>
          <w:lang w:val="en-US"/>
        </w:rPr>
        <w:t xml:space="preserve">ed </w:t>
      </w:r>
      <w:r w:rsidR="00183CF2">
        <w:rPr>
          <w:lang w:val="en-US"/>
        </w:rPr>
        <w:t>invaluable guidanc</w:t>
      </w:r>
      <w:r>
        <w:rPr>
          <w:lang w:val="en-US"/>
        </w:rPr>
        <w:t xml:space="preserve">e throughout this project. </w:t>
      </w:r>
      <w:r w:rsidR="00183CF2" w:rsidRPr="00183CF2">
        <w:rPr>
          <w:color w:val="000000"/>
        </w:rPr>
        <w:t xml:space="preserve">Thank you to Xu Wu </w:t>
      </w:r>
      <w:r w:rsidR="00F1240A">
        <w:rPr>
          <w:color w:val="000000"/>
        </w:rPr>
        <w:t>for</w:t>
      </w:r>
      <w:r w:rsidR="00183CF2" w:rsidRPr="00183CF2">
        <w:rPr>
          <w:color w:val="000000"/>
        </w:rPr>
        <w:t xml:space="preserve"> provid</w:t>
      </w:r>
      <w:r w:rsidR="00F1240A">
        <w:rPr>
          <w:color w:val="000000"/>
        </w:rPr>
        <w:t>ing</w:t>
      </w:r>
      <w:r w:rsidR="00183CF2" w:rsidRPr="00183CF2">
        <w:rPr>
          <w:color w:val="000000"/>
        </w:rPr>
        <w:t xml:space="preserve"> valuable</w:t>
      </w:r>
      <w:r w:rsidR="00ED33C5">
        <w:rPr>
          <w:color w:val="000000"/>
        </w:rPr>
        <w:t>,</w:t>
      </w:r>
      <w:r w:rsidR="00183CF2" w:rsidRPr="00183CF2">
        <w:rPr>
          <w:color w:val="000000"/>
        </w:rPr>
        <w:t xml:space="preserve"> </w:t>
      </w:r>
      <w:r w:rsidR="00F1240A">
        <w:rPr>
          <w:color w:val="000000"/>
        </w:rPr>
        <w:t>supportive materials</w:t>
      </w:r>
      <w:r w:rsidR="00183CF2" w:rsidRPr="00183CF2">
        <w:rPr>
          <w:color w:val="000000"/>
        </w:rPr>
        <w:t>.</w:t>
      </w:r>
      <w:r w:rsidR="00183CF2">
        <w:rPr>
          <w:color w:val="000000"/>
        </w:rPr>
        <w:t xml:space="preserve"> Finally, </w:t>
      </w:r>
      <w:r w:rsidR="00253E75">
        <w:rPr>
          <w:color w:val="000000"/>
          <w:lang w:val="vi-VN"/>
        </w:rPr>
        <w:t>I</w:t>
      </w:r>
      <w:r w:rsidR="00183CF2">
        <w:rPr>
          <w:color w:val="000000"/>
        </w:rPr>
        <w:t xml:space="preserve"> </w:t>
      </w:r>
      <w:r w:rsidR="00253E75">
        <w:rPr>
          <w:color w:val="000000"/>
        </w:rPr>
        <w:t>would like</w:t>
      </w:r>
      <w:r w:rsidR="00183CF2">
        <w:rPr>
          <w:color w:val="000000"/>
        </w:rPr>
        <w:t xml:space="preserve"> to </w:t>
      </w:r>
      <w:r w:rsidR="00253E75">
        <w:rPr>
          <w:color w:val="000000"/>
          <w:lang w:val="vi-VN"/>
        </w:rPr>
        <w:t xml:space="preserve">thank </w:t>
      </w:r>
      <w:r w:rsidR="00183CF2">
        <w:rPr>
          <w:color w:val="000000"/>
        </w:rPr>
        <w:t xml:space="preserve">my family members for </w:t>
      </w:r>
      <w:r w:rsidR="00253E75">
        <w:rPr>
          <w:color w:val="000000"/>
        </w:rPr>
        <w:t>their</w:t>
      </w:r>
      <w:r w:rsidR="00183CF2">
        <w:rPr>
          <w:color w:val="000000"/>
        </w:rPr>
        <w:t xml:space="preserve"> </w:t>
      </w:r>
      <w:r w:rsidR="00253E75">
        <w:rPr>
          <w:color w:val="000000"/>
        </w:rPr>
        <w:t>physical</w:t>
      </w:r>
      <w:r w:rsidR="00183CF2">
        <w:rPr>
          <w:color w:val="000000"/>
        </w:rPr>
        <w:t xml:space="preserve"> and emotional</w:t>
      </w:r>
      <w:r w:rsidR="00253E75">
        <w:rPr>
          <w:color w:val="000000"/>
        </w:rPr>
        <w:t xml:space="preserve"> support</w:t>
      </w:r>
      <w:r w:rsidR="00183CF2">
        <w:rPr>
          <w:color w:val="000000"/>
        </w:rPr>
        <w:t xml:space="preserve"> during my Final Year Project.</w:t>
      </w:r>
    </w:p>
    <w:p w14:paraId="248BD938" w14:textId="77777777" w:rsidR="00183CF2" w:rsidRPr="00183CF2" w:rsidRDefault="00183CF2" w:rsidP="00183CF2">
      <w:pPr>
        <w:rPr>
          <w:rFonts w:eastAsia="Times New Roman" w:cs="Times New Roman"/>
          <w:kern w:val="0"/>
          <w:lang w:eastAsia="en-GB"/>
          <w14:ligatures w14:val="none"/>
        </w:rPr>
      </w:pPr>
    </w:p>
    <w:p w14:paraId="1F67547A" w14:textId="24190C11" w:rsidR="00727B23" w:rsidRDefault="00727B23" w:rsidP="00183CF2">
      <w:pPr>
        <w:rPr>
          <w:lang w:val="en-US"/>
        </w:rPr>
      </w:pPr>
    </w:p>
    <w:p w14:paraId="558DC963" w14:textId="63DA52C0" w:rsidR="00183CF2" w:rsidRDefault="00183CF2" w:rsidP="00183CF2">
      <w:pPr>
        <w:rPr>
          <w:lang w:val="en-US"/>
        </w:rPr>
      </w:pPr>
    </w:p>
    <w:p w14:paraId="6F48788B" w14:textId="77777777" w:rsidR="00183CF2" w:rsidRDefault="00183CF2" w:rsidP="00183CF2">
      <w:pPr>
        <w:rPr>
          <w:lang w:val="en-US"/>
        </w:rPr>
      </w:pPr>
    </w:p>
    <w:p w14:paraId="6287D64B" w14:textId="77777777" w:rsidR="00183CF2" w:rsidRDefault="00183CF2" w:rsidP="00183CF2">
      <w:pPr>
        <w:rPr>
          <w:lang w:val="en-US"/>
        </w:rPr>
      </w:pPr>
    </w:p>
    <w:p w14:paraId="5B34E13C" w14:textId="77777777" w:rsidR="00183CF2" w:rsidRDefault="00183CF2" w:rsidP="00183CF2">
      <w:pPr>
        <w:rPr>
          <w:lang w:val="en-US"/>
        </w:rPr>
      </w:pPr>
    </w:p>
    <w:p w14:paraId="35696558" w14:textId="77777777" w:rsidR="00183CF2" w:rsidRDefault="00183CF2" w:rsidP="00183CF2">
      <w:pPr>
        <w:rPr>
          <w:lang w:val="en-US"/>
        </w:rPr>
      </w:pPr>
    </w:p>
    <w:p w14:paraId="6B7386EE" w14:textId="77777777" w:rsidR="00183CF2" w:rsidRDefault="00183CF2" w:rsidP="00183CF2">
      <w:pPr>
        <w:rPr>
          <w:lang w:val="en-US"/>
        </w:rPr>
      </w:pPr>
    </w:p>
    <w:p w14:paraId="531D4CAF" w14:textId="77777777" w:rsidR="00183CF2" w:rsidRDefault="00183CF2" w:rsidP="00183CF2">
      <w:pPr>
        <w:rPr>
          <w:lang w:val="en-US"/>
        </w:rPr>
      </w:pPr>
    </w:p>
    <w:p w14:paraId="5DB5D63D" w14:textId="77777777" w:rsidR="00183CF2" w:rsidRDefault="00183CF2" w:rsidP="00183CF2">
      <w:pPr>
        <w:rPr>
          <w:lang w:val="en-US"/>
        </w:rPr>
      </w:pPr>
    </w:p>
    <w:p w14:paraId="3205833C" w14:textId="77777777" w:rsidR="00183CF2" w:rsidRDefault="00183CF2" w:rsidP="00183CF2">
      <w:pPr>
        <w:rPr>
          <w:lang w:val="en-US"/>
        </w:rPr>
      </w:pPr>
    </w:p>
    <w:p w14:paraId="42C76EE2" w14:textId="77777777" w:rsidR="00183CF2" w:rsidRDefault="00183CF2" w:rsidP="00183CF2">
      <w:pPr>
        <w:rPr>
          <w:lang w:val="en-US"/>
        </w:rPr>
      </w:pPr>
    </w:p>
    <w:p w14:paraId="24B4C408" w14:textId="77777777" w:rsidR="00183CF2" w:rsidRDefault="00183CF2" w:rsidP="00183CF2">
      <w:pPr>
        <w:rPr>
          <w:lang w:val="en-US"/>
        </w:rPr>
      </w:pPr>
    </w:p>
    <w:p w14:paraId="026C6D96" w14:textId="77777777" w:rsidR="00183CF2" w:rsidRDefault="00183CF2" w:rsidP="00183CF2">
      <w:pPr>
        <w:rPr>
          <w:lang w:val="en-US"/>
        </w:rPr>
      </w:pPr>
    </w:p>
    <w:p w14:paraId="77C3186F" w14:textId="77777777" w:rsidR="00183CF2" w:rsidRDefault="00183CF2" w:rsidP="00183CF2">
      <w:pPr>
        <w:rPr>
          <w:lang w:val="en-US"/>
        </w:rPr>
      </w:pPr>
    </w:p>
    <w:p w14:paraId="54F351E9" w14:textId="77777777" w:rsidR="00183CF2" w:rsidRDefault="00183CF2" w:rsidP="00183CF2">
      <w:pPr>
        <w:rPr>
          <w:lang w:val="en-US"/>
        </w:rPr>
      </w:pPr>
    </w:p>
    <w:p w14:paraId="59717C4F" w14:textId="77777777" w:rsidR="00183CF2" w:rsidRDefault="00183CF2" w:rsidP="00183CF2">
      <w:pPr>
        <w:rPr>
          <w:lang w:val="en-US"/>
        </w:rPr>
      </w:pPr>
    </w:p>
    <w:p w14:paraId="2701C7B9" w14:textId="77777777" w:rsidR="00183CF2" w:rsidRDefault="00183CF2" w:rsidP="00183CF2">
      <w:pPr>
        <w:rPr>
          <w:lang w:val="en-US"/>
        </w:rPr>
      </w:pPr>
    </w:p>
    <w:p w14:paraId="680B02BC" w14:textId="77777777" w:rsidR="00183CF2" w:rsidRDefault="00183CF2" w:rsidP="00183CF2">
      <w:pPr>
        <w:rPr>
          <w:lang w:val="en-US"/>
        </w:rPr>
      </w:pPr>
    </w:p>
    <w:p w14:paraId="643D13DC" w14:textId="77777777" w:rsidR="00183CF2" w:rsidRDefault="00183CF2" w:rsidP="00183CF2">
      <w:pPr>
        <w:rPr>
          <w:lang w:val="en-US"/>
        </w:rPr>
      </w:pPr>
    </w:p>
    <w:p w14:paraId="43EBF32E" w14:textId="77777777" w:rsidR="00183CF2" w:rsidRDefault="00183CF2" w:rsidP="00183CF2">
      <w:pPr>
        <w:rPr>
          <w:lang w:val="en-US"/>
        </w:rPr>
      </w:pPr>
    </w:p>
    <w:p w14:paraId="3147D99F" w14:textId="77777777" w:rsidR="00183CF2" w:rsidRDefault="00183CF2" w:rsidP="00183CF2">
      <w:pPr>
        <w:rPr>
          <w:lang w:val="en-US"/>
        </w:rPr>
      </w:pPr>
    </w:p>
    <w:p w14:paraId="0CF6DD4B" w14:textId="77777777" w:rsidR="00183CF2" w:rsidRDefault="00183CF2" w:rsidP="00183CF2">
      <w:pPr>
        <w:rPr>
          <w:lang w:val="en-US"/>
        </w:rPr>
      </w:pPr>
    </w:p>
    <w:p w14:paraId="52C7BC42" w14:textId="77777777" w:rsidR="00183CF2" w:rsidRDefault="00183CF2" w:rsidP="00183CF2">
      <w:pPr>
        <w:rPr>
          <w:lang w:val="en-US"/>
        </w:rPr>
      </w:pPr>
    </w:p>
    <w:p w14:paraId="0AFEA9E5" w14:textId="77777777" w:rsidR="00183CF2" w:rsidRDefault="00183CF2" w:rsidP="00183CF2">
      <w:pPr>
        <w:rPr>
          <w:lang w:val="en-US"/>
        </w:rPr>
      </w:pPr>
    </w:p>
    <w:p w14:paraId="31E692A8" w14:textId="77777777" w:rsidR="00183CF2" w:rsidRDefault="00183CF2" w:rsidP="00183CF2">
      <w:pPr>
        <w:rPr>
          <w:lang w:val="en-US"/>
        </w:rPr>
      </w:pPr>
    </w:p>
    <w:p w14:paraId="701FEA6D" w14:textId="77777777" w:rsidR="00183CF2" w:rsidRDefault="00183CF2" w:rsidP="00183CF2">
      <w:pPr>
        <w:rPr>
          <w:lang w:val="en-US"/>
        </w:rPr>
      </w:pPr>
    </w:p>
    <w:p w14:paraId="7C81B964" w14:textId="77777777" w:rsidR="00183CF2" w:rsidRDefault="00183CF2" w:rsidP="00183CF2">
      <w:pPr>
        <w:rPr>
          <w:lang w:val="en-US"/>
        </w:rPr>
      </w:pPr>
    </w:p>
    <w:p w14:paraId="29B8A4DD" w14:textId="77777777" w:rsidR="00183CF2" w:rsidRDefault="00183CF2" w:rsidP="00183CF2">
      <w:pPr>
        <w:rPr>
          <w:lang w:val="en-US"/>
        </w:rPr>
      </w:pPr>
    </w:p>
    <w:p w14:paraId="3C6ADBC1" w14:textId="77777777" w:rsidR="00183CF2" w:rsidRDefault="00183CF2" w:rsidP="00183CF2">
      <w:pPr>
        <w:rPr>
          <w:lang w:val="en-US"/>
        </w:rPr>
      </w:pPr>
    </w:p>
    <w:p w14:paraId="655C045F" w14:textId="77777777" w:rsidR="00183CF2" w:rsidRDefault="00183CF2" w:rsidP="00183CF2">
      <w:pPr>
        <w:rPr>
          <w:lang w:val="en-US"/>
        </w:rPr>
      </w:pPr>
    </w:p>
    <w:p w14:paraId="7B933767" w14:textId="77777777" w:rsidR="00183CF2" w:rsidRDefault="00183CF2" w:rsidP="00183CF2">
      <w:pPr>
        <w:rPr>
          <w:lang w:val="en-US"/>
        </w:rPr>
      </w:pPr>
    </w:p>
    <w:p w14:paraId="6D9CB67D" w14:textId="77777777" w:rsidR="00183CF2" w:rsidRDefault="00183CF2" w:rsidP="00183CF2">
      <w:pPr>
        <w:rPr>
          <w:lang w:val="en-US"/>
        </w:rPr>
      </w:pPr>
    </w:p>
    <w:p w14:paraId="375A9345" w14:textId="77777777" w:rsidR="00183CF2" w:rsidRDefault="00183CF2" w:rsidP="00183CF2">
      <w:pPr>
        <w:rPr>
          <w:lang w:val="en-US"/>
        </w:rPr>
      </w:pPr>
    </w:p>
    <w:p w14:paraId="631EAAF2" w14:textId="77777777" w:rsidR="00183CF2" w:rsidRDefault="00183CF2" w:rsidP="00183CF2">
      <w:pPr>
        <w:rPr>
          <w:lang w:val="en-US"/>
        </w:rPr>
      </w:pPr>
    </w:p>
    <w:p w14:paraId="163A7A61" w14:textId="77777777" w:rsidR="00183CF2" w:rsidRDefault="00183CF2" w:rsidP="00183CF2">
      <w:pPr>
        <w:rPr>
          <w:lang w:val="en-US"/>
        </w:rPr>
      </w:pPr>
    </w:p>
    <w:p w14:paraId="256C6E98" w14:textId="77777777" w:rsidR="00183CF2" w:rsidRDefault="00183CF2" w:rsidP="00183CF2">
      <w:pPr>
        <w:rPr>
          <w:lang w:val="en-US"/>
        </w:rPr>
      </w:pPr>
    </w:p>
    <w:p w14:paraId="5FDC92F8" w14:textId="77777777" w:rsidR="00183CF2" w:rsidRDefault="00183CF2" w:rsidP="00183CF2">
      <w:pPr>
        <w:rPr>
          <w:lang w:val="en-US"/>
        </w:rPr>
      </w:pPr>
    </w:p>
    <w:p w14:paraId="732AF6F8" w14:textId="06D6C27C" w:rsidR="00183CF2" w:rsidRDefault="00183CF2" w:rsidP="00183CF2">
      <w:pPr>
        <w:pStyle w:val="Heading1"/>
        <w:rPr>
          <w:lang w:val="en-US"/>
        </w:rPr>
      </w:pPr>
      <w:bookmarkStart w:id="5" w:name="_Toc216188221"/>
      <w:bookmarkStart w:id="6" w:name="_Toc223700702"/>
      <w:r>
        <w:rPr>
          <w:lang w:val="en-US"/>
        </w:rPr>
        <w:lastRenderedPageBreak/>
        <w:t>Table of Contents</w:t>
      </w:r>
      <w:bookmarkEnd w:id="5"/>
      <w:bookmarkEnd w:id="6"/>
    </w:p>
    <w:p w14:paraId="5FCA92AA" w14:textId="77777777" w:rsidR="00CC2AA3" w:rsidRPr="00CC2AA3" w:rsidRDefault="00CC2AA3" w:rsidP="00CC2AA3">
      <w:pPr>
        <w:rPr>
          <w:lang w:val="en-US"/>
        </w:rPr>
      </w:pPr>
    </w:p>
    <w:p w14:paraId="46C3C0CC" w14:textId="7FBB5896" w:rsidR="00183CF2" w:rsidRDefault="00183CF2" w:rsidP="00183CF2">
      <w:pPr>
        <w:rPr>
          <w:lang w:val="en-US"/>
        </w:rPr>
      </w:pPr>
    </w:p>
    <w:p w14:paraId="4642861A" w14:textId="03CA3590" w:rsidR="00231C9B" w:rsidRDefault="002D71EF">
      <w:pPr>
        <w:pStyle w:val="TOC1"/>
        <w:tabs>
          <w:tab w:val="right" w:leader="dot" w:pos="8210"/>
        </w:tabs>
        <w:rPr>
          <w:rFonts w:asciiTheme="minorHAnsi" w:eastAsiaTheme="minorEastAsia" w:hAnsiTheme="minorHAnsi" w:cstheme="minorBidi"/>
          <w:b w:val="0"/>
          <w:noProof/>
          <w:lang w:val="en-VN"/>
        </w:rPr>
      </w:pPr>
      <w:r>
        <w:rPr>
          <w:lang w:val="en-US"/>
        </w:rPr>
        <w:fldChar w:fldCharType="begin"/>
      </w:r>
      <w:r>
        <w:rPr>
          <w:lang w:val="en-US"/>
        </w:rPr>
        <w:instrText xml:space="preserve"> TOC \o "1-3" \h \z \u </w:instrText>
      </w:r>
      <w:r>
        <w:rPr>
          <w:lang w:val="en-US"/>
        </w:rPr>
        <w:fldChar w:fldCharType="separate"/>
      </w:r>
      <w:hyperlink w:anchor="_Toc223700700" w:history="1">
        <w:r w:rsidR="00231C9B" w:rsidRPr="0034636F">
          <w:rPr>
            <w:rStyle w:val="Hyperlink"/>
            <w:noProof/>
          </w:rPr>
          <w:t>Abstraction</w:t>
        </w:r>
        <w:r w:rsidR="00231C9B">
          <w:rPr>
            <w:noProof/>
            <w:webHidden/>
          </w:rPr>
          <w:tab/>
        </w:r>
        <w:r w:rsidR="00231C9B">
          <w:rPr>
            <w:noProof/>
            <w:webHidden/>
          </w:rPr>
          <w:fldChar w:fldCharType="begin"/>
        </w:r>
        <w:r w:rsidR="00231C9B">
          <w:rPr>
            <w:noProof/>
            <w:webHidden/>
          </w:rPr>
          <w:instrText xml:space="preserve"> PAGEREF _Toc223700700 \h </w:instrText>
        </w:r>
        <w:r w:rsidR="00231C9B">
          <w:rPr>
            <w:noProof/>
            <w:webHidden/>
          </w:rPr>
        </w:r>
        <w:r w:rsidR="00231C9B">
          <w:rPr>
            <w:noProof/>
            <w:webHidden/>
          </w:rPr>
          <w:fldChar w:fldCharType="separate"/>
        </w:r>
        <w:r w:rsidR="00231C9B">
          <w:rPr>
            <w:noProof/>
            <w:webHidden/>
          </w:rPr>
          <w:t>i</w:t>
        </w:r>
        <w:r w:rsidR="00231C9B">
          <w:rPr>
            <w:noProof/>
            <w:webHidden/>
          </w:rPr>
          <w:fldChar w:fldCharType="end"/>
        </w:r>
      </w:hyperlink>
    </w:p>
    <w:p w14:paraId="011F63C6" w14:textId="5ACB6207" w:rsidR="00231C9B" w:rsidRDefault="00231C9B">
      <w:pPr>
        <w:pStyle w:val="TOC1"/>
        <w:tabs>
          <w:tab w:val="right" w:leader="dot" w:pos="8210"/>
        </w:tabs>
        <w:rPr>
          <w:rFonts w:asciiTheme="minorHAnsi" w:eastAsiaTheme="minorEastAsia" w:hAnsiTheme="minorHAnsi" w:cstheme="minorBidi"/>
          <w:b w:val="0"/>
          <w:noProof/>
          <w:lang w:val="en-VN"/>
        </w:rPr>
      </w:pPr>
      <w:hyperlink w:anchor="_Toc223700701" w:history="1">
        <w:r w:rsidRPr="0034636F">
          <w:rPr>
            <w:rStyle w:val="Hyperlink"/>
            <w:noProof/>
            <w:lang w:val="en-US"/>
          </w:rPr>
          <w:t>Acknowledgements</w:t>
        </w:r>
        <w:r>
          <w:rPr>
            <w:noProof/>
            <w:webHidden/>
          </w:rPr>
          <w:tab/>
        </w:r>
        <w:r>
          <w:rPr>
            <w:noProof/>
            <w:webHidden/>
          </w:rPr>
          <w:fldChar w:fldCharType="begin"/>
        </w:r>
        <w:r>
          <w:rPr>
            <w:noProof/>
            <w:webHidden/>
          </w:rPr>
          <w:instrText xml:space="preserve"> PAGEREF _Toc223700701 \h </w:instrText>
        </w:r>
        <w:r>
          <w:rPr>
            <w:noProof/>
            <w:webHidden/>
          </w:rPr>
        </w:r>
        <w:r>
          <w:rPr>
            <w:noProof/>
            <w:webHidden/>
          </w:rPr>
          <w:fldChar w:fldCharType="separate"/>
        </w:r>
        <w:r>
          <w:rPr>
            <w:noProof/>
            <w:webHidden/>
          </w:rPr>
          <w:t>ii</w:t>
        </w:r>
        <w:r>
          <w:rPr>
            <w:noProof/>
            <w:webHidden/>
          </w:rPr>
          <w:fldChar w:fldCharType="end"/>
        </w:r>
      </w:hyperlink>
    </w:p>
    <w:p w14:paraId="2C434B9E" w14:textId="10FC62C1" w:rsidR="00231C9B" w:rsidRDefault="00231C9B">
      <w:pPr>
        <w:pStyle w:val="TOC1"/>
        <w:tabs>
          <w:tab w:val="right" w:leader="dot" w:pos="8210"/>
        </w:tabs>
        <w:rPr>
          <w:rFonts w:asciiTheme="minorHAnsi" w:eastAsiaTheme="minorEastAsia" w:hAnsiTheme="minorHAnsi" w:cstheme="minorBidi"/>
          <w:b w:val="0"/>
          <w:noProof/>
          <w:lang w:val="en-VN"/>
        </w:rPr>
      </w:pPr>
      <w:hyperlink w:anchor="_Toc223700702" w:history="1">
        <w:r w:rsidRPr="0034636F">
          <w:rPr>
            <w:rStyle w:val="Hyperlink"/>
            <w:noProof/>
            <w:lang w:val="en-US"/>
          </w:rPr>
          <w:t>Table of Contents</w:t>
        </w:r>
        <w:r>
          <w:rPr>
            <w:noProof/>
            <w:webHidden/>
          </w:rPr>
          <w:tab/>
        </w:r>
        <w:r>
          <w:rPr>
            <w:noProof/>
            <w:webHidden/>
          </w:rPr>
          <w:fldChar w:fldCharType="begin"/>
        </w:r>
        <w:r>
          <w:rPr>
            <w:noProof/>
            <w:webHidden/>
          </w:rPr>
          <w:instrText xml:space="preserve"> PAGEREF _Toc223700702 \h </w:instrText>
        </w:r>
        <w:r>
          <w:rPr>
            <w:noProof/>
            <w:webHidden/>
          </w:rPr>
        </w:r>
        <w:r>
          <w:rPr>
            <w:noProof/>
            <w:webHidden/>
          </w:rPr>
          <w:fldChar w:fldCharType="separate"/>
        </w:r>
        <w:r>
          <w:rPr>
            <w:noProof/>
            <w:webHidden/>
          </w:rPr>
          <w:t>iii</w:t>
        </w:r>
        <w:r>
          <w:rPr>
            <w:noProof/>
            <w:webHidden/>
          </w:rPr>
          <w:fldChar w:fldCharType="end"/>
        </w:r>
      </w:hyperlink>
    </w:p>
    <w:p w14:paraId="2CB8B814" w14:textId="73083D5D" w:rsidR="00231C9B" w:rsidRDefault="00231C9B">
      <w:pPr>
        <w:pStyle w:val="TOC1"/>
        <w:tabs>
          <w:tab w:val="right" w:leader="dot" w:pos="8210"/>
        </w:tabs>
        <w:rPr>
          <w:rFonts w:asciiTheme="minorHAnsi" w:eastAsiaTheme="minorEastAsia" w:hAnsiTheme="minorHAnsi" w:cstheme="minorBidi"/>
          <w:b w:val="0"/>
          <w:noProof/>
          <w:lang w:val="en-VN"/>
        </w:rPr>
      </w:pPr>
      <w:hyperlink w:anchor="_Toc223700703" w:history="1">
        <w:r w:rsidRPr="0034636F">
          <w:rPr>
            <w:rStyle w:val="Hyperlink"/>
            <w:noProof/>
            <w:lang w:val="en-US"/>
          </w:rPr>
          <w:t>List of Figures</w:t>
        </w:r>
        <w:r>
          <w:rPr>
            <w:noProof/>
            <w:webHidden/>
          </w:rPr>
          <w:tab/>
        </w:r>
        <w:r>
          <w:rPr>
            <w:noProof/>
            <w:webHidden/>
          </w:rPr>
          <w:fldChar w:fldCharType="begin"/>
        </w:r>
        <w:r>
          <w:rPr>
            <w:noProof/>
            <w:webHidden/>
          </w:rPr>
          <w:instrText xml:space="preserve"> PAGEREF _Toc223700703 \h </w:instrText>
        </w:r>
        <w:r>
          <w:rPr>
            <w:noProof/>
            <w:webHidden/>
          </w:rPr>
        </w:r>
        <w:r>
          <w:rPr>
            <w:noProof/>
            <w:webHidden/>
          </w:rPr>
          <w:fldChar w:fldCharType="separate"/>
        </w:r>
        <w:r>
          <w:rPr>
            <w:noProof/>
            <w:webHidden/>
          </w:rPr>
          <w:t>v</w:t>
        </w:r>
        <w:r>
          <w:rPr>
            <w:noProof/>
            <w:webHidden/>
          </w:rPr>
          <w:fldChar w:fldCharType="end"/>
        </w:r>
      </w:hyperlink>
    </w:p>
    <w:p w14:paraId="457AA7C7" w14:textId="5CC875BA" w:rsidR="00231C9B" w:rsidRDefault="00231C9B">
      <w:pPr>
        <w:pStyle w:val="TOC1"/>
        <w:tabs>
          <w:tab w:val="left" w:pos="1440"/>
          <w:tab w:val="right" w:leader="dot" w:pos="8210"/>
        </w:tabs>
        <w:rPr>
          <w:rFonts w:asciiTheme="minorHAnsi" w:eastAsiaTheme="minorEastAsia" w:hAnsiTheme="minorHAnsi" w:cstheme="minorBidi"/>
          <w:b w:val="0"/>
          <w:noProof/>
          <w:lang w:val="en-VN"/>
        </w:rPr>
      </w:pPr>
      <w:hyperlink w:anchor="_Toc223700704" w:history="1">
        <w:r w:rsidRPr="0034636F">
          <w:rPr>
            <w:rStyle w:val="Hyperlink"/>
            <w:noProof/>
            <w:lang w:val="en-US"/>
          </w:rPr>
          <w:t>Chapter 1</w:t>
        </w:r>
        <w:r>
          <w:rPr>
            <w:rFonts w:asciiTheme="minorHAnsi" w:eastAsiaTheme="minorEastAsia" w:hAnsiTheme="minorHAnsi" w:cstheme="minorBidi"/>
            <w:b w:val="0"/>
            <w:noProof/>
            <w:lang w:val="en-VN"/>
          </w:rPr>
          <w:tab/>
        </w:r>
        <w:r w:rsidRPr="0034636F">
          <w:rPr>
            <w:rStyle w:val="Hyperlink"/>
            <w:noProof/>
            <w:lang w:val="en-US"/>
          </w:rPr>
          <w:t>Introduction</w:t>
        </w:r>
        <w:r>
          <w:rPr>
            <w:noProof/>
            <w:webHidden/>
          </w:rPr>
          <w:tab/>
        </w:r>
        <w:r>
          <w:rPr>
            <w:noProof/>
            <w:webHidden/>
          </w:rPr>
          <w:fldChar w:fldCharType="begin"/>
        </w:r>
        <w:r>
          <w:rPr>
            <w:noProof/>
            <w:webHidden/>
          </w:rPr>
          <w:instrText xml:space="preserve"> PAGEREF _Toc223700704 \h </w:instrText>
        </w:r>
        <w:r>
          <w:rPr>
            <w:noProof/>
            <w:webHidden/>
          </w:rPr>
        </w:r>
        <w:r>
          <w:rPr>
            <w:noProof/>
            <w:webHidden/>
          </w:rPr>
          <w:fldChar w:fldCharType="separate"/>
        </w:r>
        <w:r>
          <w:rPr>
            <w:noProof/>
            <w:webHidden/>
          </w:rPr>
          <w:t>1</w:t>
        </w:r>
        <w:r>
          <w:rPr>
            <w:noProof/>
            <w:webHidden/>
          </w:rPr>
          <w:fldChar w:fldCharType="end"/>
        </w:r>
      </w:hyperlink>
    </w:p>
    <w:p w14:paraId="0D834A96" w14:textId="267EC731" w:rsidR="00231C9B" w:rsidRDefault="00231C9B">
      <w:pPr>
        <w:pStyle w:val="TOC1"/>
        <w:tabs>
          <w:tab w:val="left" w:pos="1440"/>
          <w:tab w:val="right" w:leader="dot" w:pos="8210"/>
        </w:tabs>
        <w:rPr>
          <w:rFonts w:asciiTheme="minorHAnsi" w:eastAsiaTheme="minorEastAsia" w:hAnsiTheme="minorHAnsi" w:cstheme="minorBidi"/>
          <w:b w:val="0"/>
          <w:noProof/>
          <w:lang w:val="en-VN"/>
        </w:rPr>
      </w:pPr>
      <w:hyperlink w:anchor="_Toc223700705" w:history="1">
        <w:r w:rsidRPr="0034636F">
          <w:rPr>
            <w:rStyle w:val="Hyperlink"/>
            <w:noProof/>
            <w:lang w:val="en-US"/>
          </w:rPr>
          <w:t>Chapter 2</w:t>
        </w:r>
        <w:r>
          <w:rPr>
            <w:rFonts w:asciiTheme="minorHAnsi" w:eastAsiaTheme="minorEastAsia" w:hAnsiTheme="minorHAnsi" w:cstheme="minorBidi"/>
            <w:b w:val="0"/>
            <w:noProof/>
            <w:lang w:val="en-VN"/>
          </w:rPr>
          <w:tab/>
        </w:r>
        <w:r w:rsidRPr="0034636F">
          <w:rPr>
            <w:rStyle w:val="Hyperlink"/>
            <w:noProof/>
            <w:lang w:val="en-US"/>
          </w:rPr>
          <w:t>Literature Review</w:t>
        </w:r>
        <w:r>
          <w:rPr>
            <w:noProof/>
            <w:webHidden/>
          </w:rPr>
          <w:tab/>
        </w:r>
        <w:r>
          <w:rPr>
            <w:noProof/>
            <w:webHidden/>
          </w:rPr>
          <w:fldChar w:fldCharType="begin"/>
        </w:r>
        <w:r>
          <w:rPr>
            <w:noProof/>
            <w:webHidden/>
          </w:rPr>
          <w:instrText xml:space="preserve"> PAGEREF _Toc223700705 \h </w:instrText>
        </w:r>
        <w:r>
          <w:rPr>
            <w:noProof/>
            <w:webHidden/>
          </w:rPr>
        </w:r>
        <w:r>
          <w:rPr>
            <w:noProof/>
            <w:webHidden/>
          </w:rPr>
          <w:fldChar w:fldCharType="separate"/>
        </w:r>
        <w:r>
          <w:rPr>
            <w:noProof/>
            <w:webHidden/>
          </w:rPr>
          <w:t>3</w:t>
        </w:r>
        <w:r>
          <w:rPr>
            <w:noProof/>
            <w:webHidden/>
          </w:rPr>
          <w:fldChar w:fldCharType="end"/>
        </w:r>
      </w:hyperlink>
    </w:p>
    <w:p w14:paraId="00D10ABA" w14:textId="371A8C18"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06" w:history="1">
        <w:r w:rsidRPr="0034636F">
          <w:rPr>
            <w:rStyle w:val="Hyperlink"/>
            <w:noProof/>
          </w:rPr>
          <w:t>2.1</w:t>
        </w:r>
        <w:r>
          <w:rPr>
            <w:rFonts w:asciiTheme="minorHAnsi" w:eastAsiaTheme="minorEastAsia" w:hAnsiTheme="minorHAnsi" w:cstheme="minorBidi"/>
            <w:noProof/>
            <w:lang w:val="en-VN"/>
          </w:rPr>
          <w:tab/>
        </w:r>
        <w:r w:rsidRPr="0034636F">
          <w:rPr>
            <w:rStyle w:val="Hyperlink"/>
            <w:noProof/>
          </w:rPr>
          <w:t>Cognitive visual search theory</w:t>
        </w:r>
        <w:r>
          <w:rPr>
            <w:noProof/>
            <w:webHidden/>
          </w:rPr>
          <w:tab/>
        </w:r>
        <w:r>
          <w:rPr>
            <w:noProof/>
            <w:webHidden/>
          </w:rPr>
          <w:fldChar w:fldCharType="begin"/>
        </w:r>
        <w:r>
          <w:rPr>
            <w:noProof/>
            <w:webHidden/>
          </w:rPr>
          <w:instrText xml:space="preserve"> PAGEREF _Toc223700706 \h </w:instrText>
        </w:r>
        <w:r>
          <w:rPr>
            <w:noProof/>
            <w:webHidden/>
          </w:rPr>
        </w:r>
        <w:r>
          <w:rPr>
            <w:noProof/>
            <w:webHidden/>
          </w:rPr>
          <w:fldChar w:fldCharType="separate"/>
        </w:r>
        <w:r>
          <w:rPr>
            <w:noProof/>
            <w:webHidden/>
          </w:rPr>
          <w:t>3</w:t>
        </w:r>
        <w:r>
          <w:rPr>
            <w:noProof/>
            <w:webHidden/>
          </w:rPr>
          <w:fldChar w:fldCharType="end"/>
        </w:r>
      </w:hyperlink>
    </w:p>
    <w:p w14:paraId="6E9537D1" w14:textId="31753E8C"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07" w:history="1">
        <w:r w:rsidRPr="0034636F">
          <w:rPr>
            <w:rStyle w:val="Hyperlink"/>
            <w:noProof/>
          </w:rPr>
          <w:t>2.1.1</w:t>
        </w:r>
        <w:r>
          <w:rPr>
            <w:rFonts w:asciiTheme="minorHAnsi" w:eastAsiaTheme="minorEastAsia" w:hAnsiTheme="minorHAnsi" w:cstheme="minorBidi"/>
            <w:noProof/>
            <w:lang w:val="en-VN"/>
          </w:rPr>
          <w:tab/>
        </w:r>
        <w:r w:rsidRPr="0034636F">
          <w:rPr>
            <w:rStyle w:val="Hyperlink"/>
            <w:noProof/>
          </w:rPr>
          <w:t>Feature-Integration Theory</w:t>
        </w:r>
        <w:r>
          <w:rPr>
            <w:noProof/>
            <w:webHidden/>
          </w:rPr>
          <w:tab/>
        </w:r>
        <w:r>
          <w:rPr>
            <w:noProof/>
            <w:webHidden/>
          </w:rPr>
          <w:fldChar w:fldCharType="begin"/>
        </w:r>
        <w:r>
          <w:rPr>
            <w:noProof/>
            <w:webHidden/>
          </w:rPr>
          <w:instrText xml:space="preserve"> PAGEREF _Toc223700707 \h </w:instrText>
        </w:r>
        <w:r>
          <w:rPr>
            <w:noProof/>
            <w:webHidden/>
          </w:rPr>
        </w:r>
        <w:r>
          <w:rPr>
            <w:noProof/>
            <w:webHidden/>
          </w:rPr>
          <w:fldChar w:fldCharType="separate"/>
        </w:r>
        <w:r>
          <w:rPr>
            <w:noProof/>
            <w:webHidden/>
          </w:rPr>
          <w:t>3</w:t>
        </w:r>
        <w:r>
          <w:rPr>
            <w:noProof/>
            <w:webHidden/>
          </w:rPr>
          <w:fldChar w:fldCharType="end"/>
        </w:r>
      </w:hyperlink>
    </w:p>
    <w:p w14:paraId="6D8B3A3F" w14:textId="1E4ADE68"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08" w:history="1">
        <w:r w:rsidRPr="0034636F">
          <w:rPr>
            <w:rStyle w:val="Hyperlink"/>
            <w:noProof/>
          </w:rPr>
          <w:t>2.1.2</w:t>
        </w:r>
        <w:r>
          <w:rPr>
            <w:rFonts w:asciiTheme="minorHAnsi" w:eastAsiaTheme="minorEastAsia" w:hAnsiTheme="minorHAnsi" w:cstheme="minorBidi"/>
            <w:noProof/>
            <w:lang w:val="en-VN"/>
          </w:rPr>
          <w:tab/>
        </w:r>
        <w:r w:rsidRPr="0034636F">
          <w:rPr>
            <w:rStyle w:val="Hyperlink"/>
            <w:noProof/>
          </w:rPr>
          <w:t>Inhibition of Return (IOR)</w:t>
        </w:r>
        <w:r>
          <w:rPr>
            <w:noProof/>
            <w:webHidden/>
          </w:rPr>
          <w:tab/>
        </w:r>
        <w:r>
          <w:rPr>
            <w:noProof/>
            <w:webHidden/>
          </w:rPr>
          <w:fldChar w:fldCharType="begin"/>
        </w:r>
        <w:r>
          <w:rPr>
            <w:noProof/>
            <w:webHidden/>
          </w:rPr>
          <w:instrText xml:space="preserve"> PAGEREF _Toc223700708 \h </w:instrText>
        </w:r>
        <w:r>
          <w:rPr>
            <w:noProof/>
            <w:webHidden/>
          </w:rPr>
        </w:r>
        <w:r>
          <w:rPr>
            <w:noProof/>
            <w:webHidden/>
          </w:rPr>
          <w:fldChar w:fldCharType="separate"/>
        </w:r>
        <w:r>
          <w:rPr>
            <w:noProof/>
            <w:webHidden/>
          </w:rPr>
          <w:t>3</w:t>
        </w:r>
        <w:r>
          <w:rPr>
            <w:noProof/>
            <w:webHidden/>
          </w:rPr>
          <w:fldChar w:fldCharType="end"/>
        </w:r>
      </w:hyperlink>
    </w:p>
    <w:p w14:paraId="114668B8" w14:textId="57B38AB7"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09" w:history="1">
        <w:r w:rsidRPr="0034636F">
          <w:rPr>
            <w:rStyle w:val="Hyperlink"/>
            <w:noProof/>
          </w:rPr>
          <w:t>2.1.3</w:t>
        </w:r>
        <w:r>
          <w:rPr>
            <w:rFonts w:asciiTheme="minorHAnsi" w:eastAsiaTheme="minorEastAsia" w:hAnsiTheme="minorHAnsi" w:cstheme="minorBidi"/>
            <w:noProof/>
            <w:lang w:val="en-VN"/>
          </w:rPr>
          <w:tab/>
        </w:r>
        <w:r w:rsidRPr="0034636F">
          <w:rPr>
            <w:rStyle w:val="Hyperlink"/>
            <w:noProof/>
          </w:rPr>
          <w:t>Bottom-up and Top-down approach in Visual Search</w:t>
        </w:r>
        <w:r>
          <w:rPr>
            <w:noProof/>
            <w:webHidden/>
          </w:rPr>
          <w:tab/>
        </w:r>
        <w:r>
          <w:rPr>
            <w:noProof/>
            <w:webHidden/>
          </w:rPr>
          <w:fldChar w:fldCharType="begin"/>
        </w:r>
        <w:r>
          <w:rPr>
            <w:noProof/>
            <w:webHidden/>
          </w:rPr>
          <w:instrText xml:space="preserve"> PAGEREF _Toc223700709 \h </w:instrText>
        </w:r>
        <w:r>
          <w:rPr>
            <w:noProof/>
            <w:webHidden/>
          </w:rPr>
        </w:r>
        <w:r>
          <w:rPr>
            <w:noProof/>
            <w:webHidden/>
          </w:rPr>
          <w:fldChar w:fldCharType="separate"/>
        </w:r>
        <w:r>
          <w:rPr>
            <w:noProof/>
            <w:webHidden/>
          </w:rPr>
          <w:t>4</w:t>
        </w:r>
        <w:r>
          <w:rPr>
            <w:noProof/>
            <w:webHidden/>
          </w:rPr>
          <w:fldChar w:fldCharType="end"/>
        </w:r>
      </w:hyperlink>
    </w:p>
    <w:p w14:paraId="552C08A0" w14:textId="560874A5"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10" w:history="1">
        <w:r w:rsidRPr="0034636F">
          <w:rPr>
            <w:rStyle w:val="Hyperlink"/>
            <w:noProof/>
          </w:rPr>
          <w:t>2.1.4</w:t>
        </w:r>
        <w:r>
          <w:rPr>
            <w:rFonts w:asciiTheme="minorHAnsi" w:eastAsiaTheme="minorEastAsia" w:hAnsiTheme="minorHAnsi" w:cstheme="minorBidi"/>
            <w:noProof/>
            <w:lang w:val="en-VN"/>
          </w:rPr>
          <w:tab/>
        </w:r>
        <w:r w:rsidRPr="0034636F">
          <w:rPr>
            <w:rStyle w:val="Hyperlink"/>
            <w:noProof/>
          </w:rPr>
          <w:t>Context Influence in Visual Search</w:t>
        </w:r>
        <w:r>
          <w:rPr>
            <w:noProof/>
            <w:webHidden/>
          </w:rPr>
          <w:tab/>
        </w:r>
        <w:r>
          <w:rPr>
            <w:noProof/>
            <w:webHidden/>
          </w:rPr>
          <w:fldChar w:fldCharType="begin"/>
        </w:r>
        <w:r>
          <w:rPr>
            <w:noProof/>
            <w:webHidden/>
          </w:rPr>
          <w:instrText xml:space="preserve"> PAGEREF _Toc223700710 \h </w:instrText>
        </w:r>
        <w:r>
          <w:rPr>
            <w:noProof/>
            <w:webHidden/>
          </w:rPr>
        </w:r>
        <w:r>
          <w:rPr>
            <w:noProof/>
            <w:webHidden/>
          </w:rPr>
          <w:fldChar w:fldCharType="separate"/>
        </w:r>
        <w:r>
          <w:rPr>
            <w:noProof/>
            <w:webHidden/>
          </w:rPr>
          <w:t>5</w:t>
        </w:r>
        <w:r>
          <w:rPr>
            <w:noProof/>
            <w:webHidden/>
          </w:rPr>
          <w:fldChar w:fldCharType="end"/>
        </w:r>
      </w:hyperlink>
    </w:p>
    <w:p w14:paraId="1553BB4B" w14:textId="627FBE9A"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11" w:history="1">
        <w:r w:rsidRPr="0034636F">
          <w:rPr>
            <w:rStyle w:val="Hyperlink"/>
            <w:noProof/>
          </w:rPr>
          <w:t>2.1.5</w:t>
        </w:r>
        <w:r>
          <w:rPr>
            <w:rFonts w:asciiTheme="minorHAnsi" w:eastAsiaTheme="minorEastAsia" w:hAnsiTheme="minorHAnsi" w:cstheme="minorBidi"/>
            <w:noProof/>
            <w:lang w:val="en-VN"/>
          </w:rPr>
          <w:tab/>
        </w:r>
        <w:r w:rsidRPr="0034636F">
          <w:rPr>
            <w:rStyle w:val="Hyperlink"/>
            <w:noProof/>
          </w:rPr>
          <w:t>An updated mental model Guided Search 6.0</w:t>
        </w:r>
        <w:r>
          <w:rPr>
            <w:noProof/>
            <w:webHidden/>
          </w:rPr>
          <w:tab/>
        </w:r>
        <w:r>
          <w:rPr>
            <w:noProof/>
            <w:webHidden/>
          </w:rPr>
          <w:fldChar w:fldCharType="begin"/>
        </w:r>
        <w:r>
          <w:rPr>
            <w:noProof/>
            <w:webHidden/>
          </w:rPr>
          <w:instrText xml:space="preserve"> PAGEREF _Toc223700711 \h </w:instrText>
        </w:r>
        <w:r>
          <w:rPr>
            <w:noProof/>
            <w:webHidden/>
          </w:rPr>
        </w:r>
        <w:r>
          <w:rPr>
            <w:noProof/>
            <w:webHidden/>
          </w:rPr>
          <w:fldChar w:fldCharType="separate"/>
        </w:r>
        <w:r>
          <w:rPr>
            <w:noProof/>
            <w:webHidden/>
          </w:rPr>
          <w:t>5</w:t>
        </w:r>
        <w:r>
          <w:rPr>
            <w:noProof/>
            <w:webHidden/>
          </w:rPr>
          <w:fldChar w:fldCharType="end"/>
        </w:r>
      </w:hyperlink>
    </w:p>
    <w:p w14:paraId="4844E591" w14:textId="36485D0D"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12" w:history="1">
        <w:r w:rsidRPr="0034636F">
          <w:rPr>
            <w:rStyle w:val="Hyperlink"/>
            <w:noProof/>
          </w:rPr>
          <w:t>2.2</w:t>
        </w:r>
        <w:r>
          <w:rPr>
            <w:rFonts w:asciiTheme="minorHAnsi" w:eastAsiaTheme="minorEastAsia" w:hAnsiTheme="minorHAnsi" w:cstheme="minorBidi"/>
            <w:noProof/>
            <w:lang w:val="en-VN"/>
          </w:rPr>
          <w:tab/>
        </w:r>
        <w:r w:rsidRPr="0034636F">
          <w:rPr>
            <w:rStyle w:val="Hyperlink"/>
            <w:noProof/>
          </w:rPr>
          <w:t>Computational Visual Search Model</w:t>
        </w:r>
        <w:r>
          <w:rPr>
            <w:noProof/>
            <w:webHidden/>
          </w:rPr>
          <w:tab/>
        </w:r>
        <w:r>
          <w:rPr>
            <w:noProof/>
            <w:webHidden/>
          </w:rPr>
          <w:fldChar w:fldCharType="begin"/>
        </w:r>
        <w:r>
          <w:rPr>
            <w:noProof/>
            <w:webHidden/>
          </w:rPr>
          <w:instrText xml:space="preserve"> PAGEREF _Toc223700712 \h </w:instrText>
        </w:r>
        <w:r>
          <w:rPr>
            <w:noProof/>
            <w:webHidden/>
          </w:rPr>
        </w:r>
        <w:r>
          <w:rPr>
            <w:noProof/>
            <w:webHidden/>
          </w:rPr>
          <w:fldChar w:fldCharType="separate"/>
        </w:r>
        <w:r>
          <w:rPr>
            <w:noProof/>
            <w:webHidden/>
          </w:rPr>
          <w:t>6</w:t>
        </w:r>
        <w:r>
          <w:rPr>
            <w:noProof/>
            <w:webHidden/>
          </w:rPr>
          <w:fldChar w:fldCharType="end"/>
        </w:r>
      </w:hyperlink>
    </w:p>
    <w:p w14:paraId="1627C3CB" w14:textId="0F75904D"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13" w:history="1">
        <w:r w:rsidRPr="0034636F">
          <w:rPr>
            <w:rStyle w:val="Hyperlink"/>
            <w:noProof/>
          </w:rPr>
          <w:t>2.2.1</w:t>
        </w:r>
        <w:r>
          <w:rPr>
            <w:rFonts w:asciiTheme="minorHAnsi" w:eastAsiaTheme="minorEastAsia" w:hAnsiTheme="minorHAnsi" w:cstheme="minorBidi"/>
            <w:noProof/>
            <w:lang w:val="en-VN"/>
          </w:rPr>
          <w:tab/>
        </w:r>
        <w:r w:rsidRPr="0034636F">
          <w:rPr>
            <w:rStyle w:val="Hyperlink"/>
            <w:noProof/>
          </w:rPr>
          <w:t>Invariant Visual Search Network (IVSN)</w:t>
        </w:r>
        <w:r>
          <w:rPr>
            <w:noProof/>
            <w:webHidden/>
          </w:rPr>
          <w:tab/>
        </w:r>
        <w:r>
          <w:rPr>
            <w:noProof/>
            <w:webHidden/>
          </w:rPr>
          <w:fldChar w:fldCharType="begin"/>
        </w:r>
        <w:r>
          <w:rPr>
            <w:noProof/>
            <w:webHidden/>
          </w:rPr>
          <w:instrText xml:space="preserve"> PAGEREF _Toc223700713 \h </w:instrText>
        </w:r>
        <w:r>
          <w:rPr>
            <w:noProof/>
            <w:webHidden/>
          </w:rPr>
        </w:r>
        <w:r>
          <w:rPr>
            <w:noProof/>
            <w:webHidden/>
          </w:rPr>
          <w:fldChar w:fldCharType="separate"/>
        </w:r>
        <w:r>
          <w:rPr>
            <w:noProof/>
            <w:webHidden/>
          </w:rPr>
          <w:t>7</w:t>
        </w:r>
        <w:r>
          <w:rPr>
            <w:noProof/>
            <w:webHidden/>
          </w:rPr>
          <w:fldChar w:fldCharType="end"/>
        </w:r>
      </w:hyperlink>
    </w:p>
    <w:p w14:paraId="0E8F0D9A" w14:textId="690018D0" w:rsidR="00231C9B" w:rsidRDefault="00231C9B">
      <w:pPr>
        <w:pStyle w:val="TOC1"/>
        <w:tabs>
          <w:tab w:val="left" w:pos="1440"/>
          <w:tab w:val="right" w:leader="dot" w:pos="8210"/>
        </w:tabs>
        <w:rPr>
          <w:rFonts w:asciiTheme="minorHAnsi" w:eastAsiaTheme="minorEastAsia" w:hAnsiTheme="minorHAnsi" w:cstheme="minorBidi"/>
          <w:b w:val="0"/>
          <w:noProof/>
          <w:lang w:val="en-VN"/>
        </w:rPr>
      </w:pPr>
      <w:hyperlink w:anchor="_Toc223700714" w:history="1">
        <w:r w:rsidRPr="0034636F">
          <w:rPr>
            <w:rStyle w:val="Hyperlink"/>
            <w:noProof/>
            <w:lang w:val="en-US"/>
          </w:rPr>
          <w:t>Chapter 3</w:t>
        </w:r>
        <w:r>
          <w:rPr>
            <w:rFonts w:asciiTheme="minorHAnsi" w:eastAsiaTheme="minorEastAsia" w:hAnsiTheme="minorHAnsi" w:cstheme="minorBidi"/>
            <w:b w:val="0"/>
            <w:noProof/>
            <w:lang w:val="en-VN"/>
          </w:rPr>
          <w:tab/>
        </w:r>
        <w:r w:rsidRPr="0034636F">
          <w:rPr>
            <w:rStyle w:val="Hyperlink"/>
            <w:noProof/>
            <w:lang w:val="en-US"/>
          </w:rPr>
          <w:t>Proposed TCT Architecture</w:t>
        </w:r>
        <w:r>
          <w:rPr>
            <w:noProof/>
            <w:webHidden/>
          </w:rPr>
          <w:tab/>
        </w:r>
        <w:r>
          <w:rPr>
            <w:noProof/>
            <w:webHidden/>
          </w:rPr>
          <w:fldChar w:fldCharType="begin"/>
        </w:r>
        <w:r>
          <w:rPr>
            <w:noProof/>
            <w:webHidden/>
          </w:rPr>
          <w:instrText xml:space="preserve"> PAGEREF _Toc223700714 \h </w:instrText>
        </w:r>
        <w:r>
          <w:rPr>
            <w:noProof/>
            <w:webHidden/>
          </w:rPr>
        </w:r>
        <w:r>
          <w:rPr>
            <w:noProof/>
            <w:webHidden/>
          </w:rPr>
          <w:fldChar w:fldCharType="separate"/>
        </w:r>
        <w:r>
          <w:rPr>
            <w:noProof/>
            <w:webHidden/>
          </w:rPr>
          <w:t>10</w:t>
        </w:r>
        <w:r>
          <w:rPr>
            <w:noProof/>
            <w:webHidden/>
          </w:rPr>
          <w:fldChar w:fldCharType="end"/>
        </w:r>
      </w:hyperlink>
    </w:p>
    <w:p w14:paraId="21099208" w14:textId="6F075A0D"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15" w:history="1">
        <w:r w:rsidRPr="0034636F">
          <w:rPr>
            <w:rStyle w:val="Hyperlink"/>
            <w:noProof/>
          </w:rPr>
          <w:t>3.1</w:t>
        </w:r>
        <w:r>
          <w:rPr>
            <w:rFonts w:asciiTheme="minorHAnsi" w:eastAsiaTheme="minorEastAsia" w:hAnsiTheme="minorHAnsi" w:cstheme="minorBidi"/>
            <w:noProof/>
            <w:lang w:val="en-VN"/>
          </w:rPr>
          <w:tab/>
        </w:r>
        <w:r w:rsidRPr="0034636F">
          <w:rPr>
            <w:rStyle w:val="Hyperlink"/>
            <w:noProof/>
          </w:rPr>
          <w:t>Problem statement</w:t>
        </w:r>
        <w:r>
          <w:rPr>
            <w:noProof/>
            <w:webHidden/>
          </w:rPr>
          <w:tab/>
        </w:r>
        <w:r>
          <w:rPr>
            <w:noProof/>
            <w:webHidden/>
          </w:rPr>
          <w:fldChar w:fldCharType="begin"/>
        </w:r>
        <w:r>
          <w:rPr>
            <w:noProof/>
            <w:webHidden/>
          </w:rPr>
          <w:instrText xml:space="preserve"> PAGEREF _Toc223700715 \h </w:instrText>
        </w:r>
        <w:r>
          <w:rPr>
            <w:noProof/>
            <w:webHidden/>
          </w:rPr>
        </w:r>
        <w:r>
          <w:rPr>
            <w:noProof/>
            <w:webHidden/>
          </w:rPr>
          <w:fldChar w:fldCharType="separate"/>
        </w:r>
        <w:r>
          <w:rPr>
            <w:noProof/>
            <w:webHidden/>
          </w:rPr>
          <w:t>10</w:t>
        </w:r>
        <w:r>
          <w:rPr>
            <w:noProof/>
            <w:webHidden/>
          </w:rPr>
          <w:fldChar w:fldCharType="end"/>
        </w:r>
      </w:hyperlink>
    </w:p>
    <w:p w14:paraId="07340285" w14:textId="65D93FD4"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16" w:history="1">
        <w:r w:rsidRPr="0034636F">
          <w:rPr>
            <w:rStyle w:val="Hyperlink"/>
            <w:noProof/>
          </w:rPr>
          <w:t>3.2</w:t>
        </w:r>
        <w:r>
          <w:rPr>
            <w:rFonts w:asciiTheme="minorHAnsi" w:eastAsiaTheme="minorEastAsia" w:hAnsiTheme="minorHAnsi" w:cstheme="minorBidi"/>
            <w:noProof/>
            <w:lang w:val="en-VN"/>
          </w:rPr>
          <w:tab/>
        </w:r>
        <w:r w:rsidRPr="0034636F">
          <w:rPr>
            <w:rStyle w:val="Hyperlink"/>
            <w:noProof/>
          </w:rPr>
          <w:t>Vision Transformer (ViT)</w:t>
        </w:r>
        <w:r>
          <w:rPr>
            <w:noProof/>
            <w:webHidden/>
          </w:rPr>
          <w:tab/>
        </w:r>
        <w:r>
          <w:rPr>
            <w:noProof/>
            <w:webHidden/>
          </w:rPr>
          <w:fldChar w:fldCharType="begin"/>
        </w:r>
        <w:r>
          <w:rPr>
            <w:noProof/>
            <w:webHidden/>
          </w:rPr>
          <w:instrText xml:space="preserve"> PAGEREF _Toc223700716 \h </w:instrText>
        </w:r>
        <w:r>
          <w:rPr>
            <w:noProof/>
            <w:webHidden/>
          </w:rPr>
        </w:r>
        <w:r>
          <w:rPr>
            <w:noProof/>
            <w:webHidden/>
          </w:rPr>
          <w:fldChar w:fldCharType="separate"/>
        </w:r>
        <w:r>
          <w:rPr>
            <w:noProof/>
            <w:webHidden/>
          </w:rPr>
          <w:t>10</w:t>
        </w:r>
        <w:r>
          <w:rPr>
            <w:noProof/>
            <w:webHidden/>
          </w:rPr>
          <w:fldChar w:fldCharType="end"/>
        </w:r>
      </w:hyperlink>
    </w:p>
    <w:p w14:paraId="715151F9" w14:textId="7867C3A5"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17" w:history="1">
        <w:r w:rsidRPr="0034636F">
          <w:rPr>
            <w:rStyle w:val="Hyperlink"/>
            <w:noProof/>
          </w:rPr>
          <w:t>3.2.1</w:t>
        </w:r>
        <w:r>
          <w:rPr>
            <w:rFonts w:asciiTheme="minorHAnsi" w:eastAsiaTheme="minorEastAsia" w:hAnsiTheme="minorHAnsi" w:cstheme="minorBidi"/>
            <w:noProof/>
            <w:lang w:val="en-VN"/>
          </w:rPr>
          <w:tab/>
        </w:r>
        <w:r w:rsidRPr="0034636F">
          <w:rPr>
            <w:rStyle w:val="Hyperlink"/>
            <w:noProof/>
          </w:rPr>
          <w:t>Modified ViT with local modulation</w:t>
        </w:r>
        <w:r>
          <w:rPr>
            <w:noProof/>
            <w:webHidden/>
          </w:rPr>
          <w:tab/>
        </w:r>
        <w:r>
          <w:rPr>
            <w:noProof/>
            <w:webHidden/>
          </w:rPr>
          <w:fldChar w:fldCharType="begin"/>
        </w:r>
        <w:r>
          <w:rPr>
            <w:noProof/>
            <w:webHidden/>
          </w:rPr>
          <w:instrText xml:space="preserve"> PAGEREF _Toc223700717 \h </w:instrText>
        </w:r>
        <w:r>
          <w:rPr>
            <w:noProof/>
            <w:webHidden/>
          </w:rPr>
        </w:r>
        <w:r>
          <w:rPr>
            <w:noProof/>
            <w:webHidden/>
          </w:rPr>
          <w:fldChar w:fldCharType="separate"/>
        </w:r>
        <w:r>
          <w:rPr>
            <w:noProof/>
            <w:webHidden/>
          </w:rPr>
          <w:t>10</w:t>
        </w:r>
        <w:r>
          <w:rPr>
            <w:noProof/>
            <w:webHidden/>
          </w:rPr>
          <w:fldChar w:fldCharType="end"/>
        </w:r>
      </w:hyperlink>
    </w:p>
    <w:p w14:paraId="57C2BD5C" w14:textId="343F19B1"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18" w:history="1">
        <w:r w:rsidRPr="0034636F">
          <w:rPr>
            <w:rStyle w:val="Hyperlink"/>
            <w:noProof/>
          </w:rPr>
          <w:t>3.3</w:t>
        </w:r>
        <w:r>
          <w:rPr>
            <w:rFonts w:asciiTheme="minorHAnsi" w:eastAsiaTheme="minorEastAsia" w:hAnsiTheme="minorHAnsi" w:cstheme="minorBidi"/>
            <w:noProof/>
            <w:lang w:val="en-VN"/>
          </w:rPr>
          <w:tab/>
        </w:r>
        <w:r w:rsidRPr="0034636F">
          <w:rPr>
            <w:rStyle w:val="Hyperlink"/>
            <w:noProof/>
          </w:rPr>
          <w:t>Context-aware Recognition Transformer Network (CRTNet)</w:t>
        </w:r>
        <w:r>
          <w:rPr>
            <w:noProof/>
            <w:webHidden/>
          </w:rPr>
          <w:tab/>
        </w:r>
        <w:r>
          <w:rPr>
            <w:noProof/>
            <w:webHidden/>
          </w:rPr>
          <w:fldChar w:fldCharType="begin"/>
        </w:r>
        <w:r>
          <w:rPr>
            <w:noProof/>
            <w:webHidden/>
          </w:rPr>
          <w:instrText xml:space="preserve"> PAGEREF _Toc223700718 \h </w:instrText>
        </w:r>
        <w:r>
          <w:rPr>
            <w:noProof/>
            <w:webHidden/>
          </w:rPr>
        </w:r>
        <w:r>
          <w:rPr>
            <w:noProof/>
            <w:webHidden/>
          </w:rPr>
          <w:fldChar w:fldCharType="separate"/>
        </w:r>
        <w:r>
          <w:rPr>
            <w:noProof/>
            <w:webHidden/>
          </w:rPr>
          <w:t>13</w:t>
        </w:r>
        <w:r>
          <w:rPr>
            <w:noProof/>
            <w:webHidden/>
          </w:rPr>
          <w:fldChar w:fldCharType="end"/>
        </w:r>
      </w:hyperlink>
    </w:p>
    <w:p w14:paraId="64E74EA8" w14:textId="0EDCC314"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19" w:history="1">
        <w:r w:rsidRPr="0034636F">
          <w:rPr>
            <w:rStyle w:val="Hyperlink"/>
            <w:noProof/>
          </w:rPr>
          <w:t>3.3.1</w:t>
        </w:r>
        <w:r>
          <w:rPr>
            <w:rFonts w:asciiTheme="minorHAnsi" w:eastAsiaTheme="minorEastAsia" w:hAnsiTheme="minorHAnsi" w:cstheme="minorBidi"/>
            <w:noProof/>
            <w:lang w:val="en-VN"/>
          </w:rPr>
          <w:tab/>
        </w:r>
        <w:r w:rsidRPr="0034636F">
          <w:rPr>
            <w:rStyle w:val="Hyperlink"/>
            <w:noProof/>
          </w:rPr>
          <w:t>Modified CRTNet with bounding box coordination as an input for positional encoding selection for the target</w:t>
        </w:r>
        <w:r>
          <w:rPr>
            <w:noProof/>
            <w:webHidden/>
          </w:rPr>
          <w:tab/>
        </w:r>
        <w:r>
          <w:rPr>
            <w:noProof/>
            <w:webHidden/>
          </w:rPr>
          <w:fldChar w:fldCharType="begin"/>
        </w:r>
        <w:r>
          <w:rPr>
            <w:noProof/>
            <w:webHidden/>
          </w:rPr>
          <w:instrText xml:space="preserve"> PAGEREF _Toc223700719 \h </w:instrText>
        </w:r>
        <w:r>
          <w:rPr>
            <w:noProof/>
            <w:webHidden/>
          </w:rPr>
        </w:r>
        <w:r>
          <w:rPr>
            <w:noProof/>
            <w:webHidden/>
          </w:rPr>
          <w:fldChar w:fldCharType="separate"/>
        </w:r>
        <w:r>
          <w:rPr>
            <w:noProof/>
            <w:webHidden/>
          </w:rPr>
          <w:t>14</w:t>
        </w:r>
        <w:r>
          <w:rPr>
            <w:noProof/>
            <w:webHidden/>
          </w:rPr>
          <w:fldChar w:fldCharType="end"/>
        </w:r>
      </w:hyperlink>
    </w:p>
    <w:p w14:paraId="18C173E0" w14:textId="6872913F"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20" w:history="1">
        <w:r w:rsidRPr="0034636F">
          <w:rPr>
            <w:rStyle w:val="Hyperlink"/>
            <w:noProof/>
          </w:rPr>
          <w:t>3.3.2</w:t>
        </w:r>
        <w:r>
          <w:rPr>
            <w:rFonts w:asciiTheme="minorHAnsi" w:eastAsiaTheme="minorEastAsia" w:hAnsiTheme="minorHAnsi" w:cstheme="minorBidi"/>
            <w:noProof/>
            <w:lang w:val="en-VN"/>
          </w:rPr>
          <w:tab/>
        </w:r>
        <w:r w:rsidRPr="0034636F">
          <w:rPr>
            <w:rStyle w:val="Hyperlink"/>
            <w:noProof/>
          </w:rPr>
          <w:t>Modified CRTNet without positional encoding for the target image</w:t>
        </w:r>
        <w:r>
          <w:rPr>
            <w:noProof/>
            <w:webHidden/>
          </w:rPr>
          <w:tab/>
        </w:r>
        <w:r>
          <w:rPr>
            <w:noProof/>
            <w:webHidden/>
          </w:rPr>
          <w:fldChar w:fldCharType="begin"/>
        </w:r>
        <w:r>
          <w:rPr>
            <w:noProof/>
            <w:webHidden/>
          </w:rPr>
          <w:instrText xml:space="preserve"> PAGEREF _Toc223700720 \h </w:instrText>
        </w:r>
        <w:r>
          <w:rPr>
            <w:noProof/>
            <w:webHidden/>
          </w:rPr>
        </w:r>
        <w:r>
          <w:rPr>
            <w:noProof/>
            <w:webHidden/>
          </w:rPr>
          <w:fldChar w:fldCharType="separate"/>
        </w:r>
        <w:r>
          <w:rPr>
            <w:noProof/>
            <w:webHidden/>
          </w:rPr>
          <w:t>15</w:t>
        </w:r>
        <w:r>
          <w:rPr>
            <w:noProof/>
            <w:webHidden/>
          </w:rPr>
          <w:fldChar w:fldCharType="end"/>
        </w:r>
      </w:hyperlink>
    </w:p>
    <w:p w14:paraId="508720FB" w14:textId="08D699E2"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21" w:history="1">
        <w:r w:rsidRPr="0034636F">
          <w:rPr>
            <w:rStyle w:val="Hyperlink"/>
            <w:noProof/>
            <w:lang w:val="vi-VN"/>
          </w:rPr>
          <w:t>3.3.3</w:t>
        </w:r>
        <w:r>
          <w:rPr>
            <w:rFonts w:asciiTheme="minorHAnsi" w:eastAsiaTheme="minorEastAsia" w:hAnsiTheme="minorHAnsi" w:cstheme="minorBidi"/>
            <w:noProof/>
            <w:lang w:val="en-VN"/>
          </w:rPr>
          <w:tab/>
        </w:r>
        <w:r w:rsidRPr="0034636F">
          <w:rPr>
            <w:rStyle w:val="Hyperlink"/>
            <w:noProof/>
          </w:rPr>
          <w:t>Modified CRTNet with positional encoding for the target image using the cross-attention mechanism</w:t>
        </w:r>
        <w:r>
          <w:rPr>
            <w:noProof/>
            <w:webHidden/>
          </w:rPr>
          <w:tab/>
        </w:r>
        <w:r>
          <w:rPr>
            <w:noProof/>
            <w:webHidden/>
          </w:rPr>
          <w:fldChar w:fldCharType="begin"/>
        </w:r>
        <w:r>
          <w:rPr>
            <w:noProof/>
            <w:webHidden/>
          </w:rPr>
          <w:instrText xml:space="preserve"> PAGEREF _Toc223700721 \h </w:instrText>
        </w:r>
        <w:r>
          <w:rPr>
            <w:noProof/>
            <w:webHidden/>
          </w:rPr>
        </w:r>
        <w:r>
          <w:rPr>
            <w:noProof/>
            <w:webHidden/>
          </w:rPr>
          <w:fldChar w:fldCharType="separate"/>
        </w:r>
        <w:r>
          <w:rPr>
            <w:noProof/>
            <w:webHidden/>
          </w:rPr>
          <w:t>16</w:t>
        </w:r>
        <w:r>
          <w:rPr>
            <w:noProof/>
            <w:webHidden/>
          </w:rPr>
          <w:fldChar w:fldCharType="end"/>
        </w:r>
      </w:hyperlink>
    </w:p>
    <w:p w14:paraId="6B091765" w14:textId="697FDF06"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22" w:history="1">
        <w:r w:rsidRPr="0034636F">
          <w:rPr>
            <w:rStyle w:val="Hyperlink"/>
            <w:noProof/>
          </w:rPr>
          <w:t>3.4</w:t>
        </w:r>
        <w:r>
          <w:rPr>
            <w:rFonts w:asciiTheme="minorHAnsi" w:eastAsiaTheme="minorEastAsia" w:hAnsiTheme="minorHAnsi" w:cstheme="minorBidi"/>
            <w:noProof/>
            <w:lang w:val="en-VN"/>
          </w:rPr>
          <w:tab/>
        </w:r>
        <w:r w:rsidRPr="0034636F">
          <w:rPr>
            <w:rStyle w:val="Hyperlink"/>
            <w:noProof/>
          </w:rPr>
          <w:t>Target-Context Transformer (TCT)</w:t>
        </w:r>
        <w:r>
          <w:rPr>
            <w:noProof/>
            <w:webHidden/>
          </w:rPr>
          <w:tab/>
        </w:r>
        <w:r>
          <w:rPr>
            <w:noProof/>
            <w:webHidden/>
          </w:rPr>
          <w:fldChar w:fldCharType="begin"/>
        </w:r>
        <w:r>
          <w:rPr>
            <w:noProof/>
            <w:webHidden/>
          </w:rPr>
          <w:instrText xml:space="preserve"> PAGEREF _Toc223700722 \h </w:instrText>
        </w:r>
        <w:r>
          <w:rPr>
            <w:noProof/>
            <w:webHidden/>
          </w:rPr>
        </w:r>
        <w:r>
          <w:rPr>
            <w:noProof/>
            <w:webHidden/>
          </w:rPr>
          <w:fldChar w:fldCharType="separate"/>
        </w:r>
        <w:r>
          <w:rPr>
            <w:noProof/>
            <w:webHidden/>
          </w:rPr>
          <w:t>17</w:t>
        </w:r>
        <w:r>
          <w:rPr>
            <w:noProof/>
            <w:webHidden/>
          </w:rPr>
          <w:fldChar w:fldCharType="end"/>
        </w:r>
      </w:hyperlink>
    </w:p>
    <w:p w14:paraId="56D37234" w14:textId="1B0500EB" w:rsidR="00231C9B" w:rsidRDefault="00231C9B">
      <w:pPr>
        <w:pStyle w:val="TOC1"/>
        <w:tabs>
          <w:tab w:val="left" w:pos="1440"/>
          <w:tab w:val="right" w:leader="dot" w:pos="8210"/>
        </w:tabs>
        <w:rPr>
          <w:rFonts w:asciiTheme="minorHAnsi" w:eastAsiaTheme="minorEastAsia" w:hAnsiTheme="minorHAnsi" w:cstheme="minorBidi"/>
          <w:b w:val="0"/>
          <w:noProof/>
          <w:lang w:val="en-VN"/>
        </w:rPr>
      </w:pPr>
      <w:hyperlink w:anchor="_Toc223700723" w:history="1">
        <w:r w:rsidRPr="0034636F">
          <w:rPr>
            <w:rStyle w:val="Hyperlink"/>
            <w:noProof/>
          </w:rPr>
          <w:t>Chapter 4</w:t>
        </w:r>
        <w:r>
          <w:rPr>
            <w:rFonts w:asciiTheme="minorHAnsi" w:eastAsiaTheme="minorEastAsia" w:hAnsiTheme="minorHAnsi" w:cstheme="minorBidi"/>
            <w:b w:val="0"/>
            <w:noProof/>
            <w:lang w:val="en-VN"/>
          </w:rPr>
          <w:tab/>
        </w:r>
        <w:r w:rsidRPr="0034636F">
          <w:rPr>
            <w:rStyle w:val="Hyperlink"/>
            <w:noProof/>
            <w:lang w:val="en-US"/>
          </w:rPr>
          <w:t>Experiments</w:t>
        </w:r>
        <w:r>
          <w:rPr>
            <w:noProof/>
            <w:webHidden/>
          </w:rPr>
          <w:tab/>
        </w:r>
        <w:r>
          <w:rPr>
            <w:noProof/>
            <w:webHidden/>
          </w:rPr>
          <w:fldChar w:fldCharType="begin"/>
        </w:r>
        <w:r>
          <w:rPr>
            <w:noProof/>
            <w:webHidden/>
          </w:rPr>
          <w:instrText xml:space="preserve"> PAGEREF _Toc223700723 \h </w:instrText>
        </w:r>
        <w:r>
          <w:rPr>
            <w:noProof/>
            <w:webHidden/>
          </w:rPr>
        </w:r>
        <w:r>
          <w:rPr>
            <w:noProof/>
            <w:webHidden/>
          </w:rPr>
          <w:fldChar w:fldCharType="separate"/>
        </w:r>
        <w:r>
          <w:rPr>
            <w:noProof/>
            <w:webHidden/>
          </w:rPr>
          <w:t>18</w:t>
        </w:r>
        <w:r>
          <w:rPr>
            <w:noProof/>
            <w:webHidden/>
          </w:rPr>
          <w:fldChar w:fldCharType="end"/>
        </w:r>
      </w:hyperlink>
    </w:p>
    <w:p w14:paraId="08D1201E" w14:textId="00EAD0C0"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24" w:history="1">
        <w:r w:rsidRPr="0034636F">
          <w:rPr>
            <w:rStyle w:val="Hyperlink"/>
            <w:noProof/>
          </w:rPr>
          <w:t>4.1</w:t>
        </w:r>
        <w:r>
          <w:rPr>
            <w:rFonts w:asciiTheme="minorHAnsi" w:eastAsiaTheme="minorEastAsia" w:hAnsiTheme="minorHAnsi" w:cstheme="minorBidi"/>
            <w:noProof/>
            <w:lang w:val="en-VN"/>
          </w:rPr>
          <w:tab/>
        </w:r>
        <w:r w:rsidRPr="0034636F">
          <w:rPr>
            <w:rStyle w:val="Hyperlink"/>
            <w:noProof/>
          </w:rPr>
          <w:t>Data Augmentation for training CRTNet</w:t>
        </w:r>
        <w:r>
          <w:rPr>
            <w:noProof/>
            <w:webHidden/>
          </w:rPr>
          <w:tab/>
        </w:r>
        <w:r>
          <w:rPr>
            <w:noProof/>
            <w:webHidden/>
          </w:rPr>
          <w:fldChar w:fldCharType="begin"/>
        </w:r>
        <w:r>
          <w:rPr>
            <w:noProof/>
            <w:webHidden/>
          </w:rPr>
          <w:instrText xml:space="preserve"> PAGEREF _Toc223700724 \h </w:instrText>
        </w:r>
        <w:r>
          <w:rPr>
            <w:noProof/>
            <w:webHidden/>
          </w:rPr>
        </w:r>
        <w:r>
          <w:rPr>
            <w:noProof/>
            <w:webHidden/>
          </w:rPr>
          <w:fldChar w:fldCharType="separate"/>
        </w:r>
        <w:r>
          <w:rPr>
            <w:noProof/>
            <w:webHidden/>
          </w:rPr>
          <w:t>18</w:t>
        </w:r>
        <w:r>
          <w:rPr>
            <w:noProof/>
            <w:webHidden/>
          </w:rPr>
          <w:fldChar w:fldCharType="end"/>
        </w:r>
      </w:hyperlink>
    </w:p>
    <w:p w14:paraId="59C9CF9A" w14:textId="62692601"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25" w:history="1">
        <w:r w:rsidRPr="0034636F">
          <w:rPr>
            <w:rStyle w:val="Hyperlink"/>
            <w:noProof/>
          </w:rPr>
          <w:t>4.2</w:t>
        </w:r>
        <w:r>
          <w:rPr>
            <w:rFonts w:asciiTheme="minorHAnsi" w:eastAsiaTheme="minorEastAsia" w:hAnsiTheme="minorHAnsi" w:cstheme="minorBidi"/>
            <w:noProof/>
            <w:lang w:val="en-VN"/>
          </w:rPr>
          <w:tab/>
        </w:r>
        <w:r w:rsidRPr="0034636F">
          <w:rPr>
            <w:rStyle w:val="Hyperlink"/>
            <w:noProof/>
          </w:rPr>
          <w:t>Testing CRTNet recognition performance on No Context, No Target</w:t>
        </w:r>
        <w:r>
          <w:rPr>
            <w:noProof/>
            <w:webHidden/>
          </w:rPr>
          <w:tab/>
        </w:r>
        <w:r>
          <w:rPr>
            <w:noProof/>
            <w:webHidden/>
          </w:rPr>
          <w:fldChar w:fldCharType="begin"/>
        </w:r>
        <w:r>
          <w:rPr>
            <w:noProof/>
            <w:webHidden/>
          </w:rPr>
          <w:instrText xml:space="preserve"> PAGEREF _Toc223700725 \h </w:instrText>
        </w:r>
        <w:r>
          <w:rPr>
            <w:noProof/>
            <w:webHidden/>
          </w:rPr>
        </w:r>
        <w:r>
          <w:rPr>
            <w:noProof/>
            <w:webHidden/>
          </w:rPr>
          <w:fldChar w:fldCharType="separate"/>
        </w:r>
        <w:r>
          <w:rPr>
            <w:noProof/>
            <w:webHidden/>
          </w:rPr>
          <w:t>18</w:t>
        </w:r>
        <w:r>
          <w:rPr>
            <w:noProof/>
            <w:webHidden/>
          </w:rPr>
          <w:fldChar w:fldCharType="end"/>
        </w:r>
      </w:hyperlink>
    </w:p>
    <w:p w14:paraId="2E2E2355" w14:textId="1EDA3680"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26" w:history="1">
        <w:r w:rsidRPr="0034636F">
          <w:rPr>
            <w:rStyle w:val="Hyperlink"/>
            <w:noProof/>
          </w:rPr>
          <w:t>4.2.1</w:t>
        </w:r>
        <w:r>
          <w:rPr>
            <w:rFonts w:asciiTheme="minorHAnsi" w:eastAsiaTheme="minorEastAsia" w:hAnsiTheme="minorHAnsi" w:cstheme="minorBidi"/>
            <w:noProof/>
            <w:lang w:val="en-VN"/>
          </w:rPr>
          <w:tab/>
        </w:r>
        <w:r w:rsidRPr="0034636F">
          <w:rPr>
            <w:rStyle w:val="Hyperlink"/>
            <w:noProof/>
          </w:rPr>
          <w:t>Modified CRTNet with bounding box coordination as an input for positional encoding selection for the target</w:t>
        </w:r>
        <w:r>
          <w:rPr>
            <w:noProof/>
            <w:webHidden/>
          </w:rPr>
          <w:tab/>
        </w:r>
        <w:r>
          <w:rPr>
            <w:noProof/>
            <w:webHidden/>
          </w:rPr>
          <w:fldChar w:fldCharType="begin"/>
        </w:r>
        <w:r>
          <w:rPr>
            <w:noProof/>
            <w:webHidden/>
          </w:rPr>
          <w:instrText xml:space="preserve"> PAGEREF _Toc223700726 \h </w:instrText>
        </w:r>
        <w:r>
          <w:rPr>
            <w:noProof/>
            <w:webHidden/>
          </w:rPr>
        </w:r>
        <w:r>
          <w:rPr>
            <w:noProof/>
            <w:webHidden/>
          </w:rPr>
          <w:fldChar w:fldCharType="separate"/>
        </w:r>
        <w:r>
          <w:rPr>
            <w:noProof/>
            <w:webHidden/>
          </w:rPr>
          <w:t>19</w:t>
        </w:r>
        <w:r>
          <w:rPr>
            <w:noProof/>
            <w:webHidden/>
          </w:rPr>
          <w:fldChar w:fldCharType="end"/>
        </w:r>
      </w:hyperlink>
    </w:p>
    <w:p w14:paraId="3B0E4C4B" w14:textId="5247BE7C"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27" w:history="1">
        <w:r w:rsidRPr="0034636F">
          <w:rPr>
            <w:rStyle w:val="Hyperlink"/>
            <w:noProof/>
          </w:rPr>
          <w:t>4.3</w:t>
        </w:r>
        <w:r>
          <w:rPr>
            <w:rFonts w:asciiTheme="minorHAnsi" w:eastAsiaTheme="minorEastAsia" w:hAnsiTheme="minorHAnsi" w:cstheme="minorBidi"/>
            <w:noProof/>
            <w:lang w:val="en-VN"/>
          </w:rPr>
          <w:tab/>
        </w:r>
        <w:r w:rsidRPr="0034636F">
          <w:rPr>
            <w:rStyle w:val="Hyperlink"/>
            <w:noProof/>
          </w:rPr>
          <w:t>TCT model visual search performance on different benchmark datasets</w:t>
        </w:r>
        <w:r>
          <w:rPr>
            <w:noProof/>
            <w:webHidden/>
          </w:rPr>
          <w:tab/>
        </w:r>
        <w:r>
          <w:rPr>
            <w:noProof/>
            <w:webHidden/>
          </w:rPr>
          <w:fldChar w:fldCharType="begin"/>
        </w:r>
        <w:r>
          <w:rPr>
            <w:noProof/>
            <w:webHidden/>
          </w:rPr>
          <w:instrText xml:space="preserve"> PAGEREF _Toc223700727 \h </w:instrText>
        </w:r>
        <w:r>
          <w:rPr>
            <w:noProof/>
            <w:webHidden/>
          </w:rPr>
        </w:r>
        <w:r>
          <w:rPr>
            <w:noProof/>
            <w:webHidden/>
          </w:rPr>
          <w:fldChar w:fldCharType="separate"/>
        </w:r>
        <w:r>
          <w:rPr>
            <w:noProof/>
            <w:webHidden/>
          </w:rPr>
          <w:t>19</w:t>
        </w:r>
        <w:r>
          <w:rPr>
            <w:noProof/>
            <w:webHidden/>
          </w:rPr>
          <w:fldChar w:fldCharType="end"/>
        </w:r>
      </w:hyperlink>
    </w:p>
    <w:p w14:paraId="2E91BFF9" w14:textId="7703120B"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28" w:history="1">
        <w:r w:rsidRPr="0034636F">
          <w:rPr>
            <w:rStyle w:val="Hyperlink"/>
            <w:noProof/>
          </w:rPr>
          <w:t>4.3.1</w:t>
        </w:r>
        <w:r>
          <w:rPr>
            <w:rFonts w:asciiTheme="minorHAnsi" w:eastAsiaTheme="minorEastAsia" w:hAnsiTheme="minorHAnsi" w:cstheme="minorBidi"/>
            <w:noProof/>
            <w:lang w:val="en-VN"/>
          </w:rPr>
          <w:tab/>
        </w:r>
        <w:r w:rsidRPr="0034636F">
          <w:rPr>
            <w:rStyle w:val="Hyperlink"/>
            <w:noProof/>
          </w:rPr>
          <w:t>COCO-Search18</w:t>
        </w:r>
        <w:r>
          <w:rPr>
            <w:noProof/>
            <w:webHidden/>
          </w:rPr>
          <w:tab/>
        </w:r>
        <w:r>
          <w:rPr>
            <w:noProof/>
            <w:webHidden/>
          </w:rPr>
          <w:fldChar w:fldCharType="begin"/>
        </w:r>
        <w:r>
          <w:rPr>
            <w:noProof/>
            <w:webHidden/>
          </w:rPr>
          <w:instrText xml:space="preserve"> PAGEREF _Toc223700728 \h </w:instrText>
        </w:r>
        <w:r>
          <w:rPr>
            <w:noProof/>
            <w:webHidden/>
          </w:rPr>
        </w:r>
        <w:r>
          <w:rPr>
            <w:noProof/>
            <w:webHidden/>
          </w:rPr>
          <w:fldChar w:fldCharType="separate"/>
        </w:r>
        <w:r>
          <w:rPr>
            <w:noProof/>
            <w:webHidden/>
          </w:rPr>
          <w:t>19</w:t>
        </w:r>
        <w:r>
          <w:rPr>
            <w:noProof/>
            <w:webHidden/>
          </w:rPr>
          <w:fldChar w:fldCharType="end"/>
        </w:r>
      </w:hyperlink>
    </w:p>
    <w:p w14:paraId="287E8E6C" w14:textId="3DF1FAF7"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29" w:history="1">
        <w:r w:rsidRPr="0034636F">
          <w:rPr>
            <w:rStyle w:val="Hyperlink"/>
            <w:noProof/>
          </w:rPr>
          <w:t>4.3.2</w:t>
        </w:r>
        <w:r>
          <w:rPr>
            <w:rFonts w:asciiTheme="minorHAnsi" w:eastAsiaTheme="minorEastAsia" w:hAnsiTheme="minorHAnsi" w:cstheme="minorBidi"/>
            <w:noProof/>
            <w:lang w:val="en-VN"/>
          </w:rPr>
          <w:tab/>
        </w:r>
        <w:r w:rsidRPr="0034636F">
          <w:rPr>
            <w:rStyle w:val="Hyperlink"/>
            <w:noProof/>
          </w:rPr>
          <w:t>SCEGRAM</w:t>
        </w:r>
        <w:r>
          <w:rPr>
            <w:noProof/>
            <w:webHidden/>
          </w:rPr>
          <w:tab/>
        </w:r>
        <w:r>
          <w:rPr>
            <w:noProof/>
            <w:webHidden/>
          </w:rPr>
          <w:fldChar w:fldCharType="begin"/>
        </w:r>
        <w:r>
          <w:rPr>
            <w:noProof/>
            <w:webHidden/>
          </w:rPr>
          <w:instrText xml:space="preserve"> PAGEREF _Toc223700729 \h </w:instrText>
        </w:r>
        <w:r>
          <w:rPr>
            <w:noProof/>
            <w:webHidden/>
          </w:rPr>
        </w:r>
        <w:r>
          <w:rPr>
            <w:noProof/>
            <w:webHidden/>
          </w:rPr>
          <w:fldChar w:fldCharType="separate"/>
        </w:r>
        <w:r>
          <w:rPr>
            <w:noProof/>
            <w:webHidden/>
          </w:rPr>
          <w:t>20</w:t>
        </w:r>
        <w:r>
          <w:rPr>
            <w:noProof/>
            <w:webHidden/>
          </w:rPr>
          <w:fldChar w:fldCharType="end"/>
        </w:r>
      </w:hyperlink>
    </w:p>
    <w:p w14:paraId="1A2A8C58" w14:textId="33AB4E0C"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30" w:history="1">
        <w:r w:rsidRPr="0034636F">
          <w:rPr>
            <w:rStyle w:val="Hyperlink"/>
            <w:noProof/>
            <w:lang w:val="vi-VN"/>
          </w:rPr>
          <w:t>4.3.3</w:t>
        </w:r>
        <w:r>
          <w:rPr>
            <w:rFonts w:asciiTheme="minorHAnsi" w:eastAsiaTheme="minorEastAsia" w:hAnsiTheme="minorHAnsi" w:cstheme="minorBidi"/>
            <w:noProof/>
            <w:lang w:val="en-VN"/>
          </w:rPr>
          <w:tab/>
        </w:r>
        <w:r w:rsidRPr="0034636F">
          <w:rPr>
            <w:rStyle w:val="Hyperlink"/>
            <w:noProof/>
          </w:rPr>
          <w:t>Natural Design</w:t>
        </w:r>
        <w:r>
          <w:rPr>
            <w:noProof/>
            <w:webHidden/>
          </w:rPr>
          <w:tab/>
        </w:r>
        <w:r>
          <w:rPr>
            <w:noProof/>
            <w:webHidden/>
          </w:rPr>
          <w:fldChar w:fldCharType="begin"/>
        </w:r>
        <w:r>
          <w:rPr>
            <w:noProof/>
            <w:webHidden/>
          </w:rPr>
          <w:instrText xml:space="preserve"> PAGEREF _Toc223700730 \h </w:instrText>
        </w:r>
        <w:r>
          <w:rPr>
            <w:noProof/>
            <w:webHidden/>
          </w:rPr>
        </w:r>
        <w:r>
          <w:rPr>
            <w:noProof/>
            <w:webHidden/>
          </w:rPr>
          <w:fldChar w:fldCharType="separate"/>
        </w:r>
        <w:r>
          <w:rPr>
            <w:noProof/>
            <w:webHidden/>
          </w:rPr>
          <w:t>20</w:t>
        </w:r>
        <w:r>
          <w:rPr>
            <w:noProof/>
            <w:webHidden/>
          </w:rPr>
          <w:fldChar w:fldCharType="end"/>
        </w:r>
      </w:hyperlink>
    </w:p>
    <w:p w14:paraId="6D56CDE7" w14:textId="54470E8F" w:rsidR="00231C9B" w:rsidRDefault="00231C9B">
      <w:pPr>
        <w:pStyle w:val="TOC3"/>
        <w:tabs>
          <w:tab w:val="left" w:pos="1440"/>
          <w:tab w:val="right" w:leader="dot" w:pos="8210"/>
        </w:tabs>
        <w:rPr>
          <w:rFonts w:asciiTheme="minorHAnsi" w:eastAsiaTheme="minorEastAsia" w:hAnsiTheme="minorHAnsi" w:cstheme="minorBidi"/>
          <w:noProof/>
          <w:lang w:val="en-VN"/>
        </w:rPr>
      </w:pPr>
      <w:hyperlink w:anchor="_Toc223700731" w:history="1">
        <w:r w:rsidRPr="0034636F">
          <w:rPr>
            <w:rStyle w:val="Hyperlink"/>
            <w:noProof/>
          </w:rPr>
          <w:t>4.3.4</w:t>
        </w:r>
        <w:r>
          <w:rPr>
            <w:rFonts w:asciiTheme="minorHAnsi" w:eastAsiaTheme="minorEastAsia" w:hAnsiTheme="minorHAnsi" w:cstheme="minorBidi"/>
            <w:noProof/>
            <w:lang w:val="en-VN"/>
          </w:rPr>
          <w:tab/>
        </w:r>
        <w:r w:rsidRPr="0034636F">
          <w:rPr>
            <w:rStyle w:val="Hyperlink"/>
            <w:noProof/>
          </w:rPr>
          <w:t>ContextBreak</w:t>
        </w:r>
        <w:r>
          <w:rPr>
            <w:noProof/>
            <w:webHidden/>
          </w:rPr>
          <w:tab/>
        </w:r>
        <w:r>
          <w:rPr>
            <w:noProof/>
            <w:webHidden/>
          </w:rPr>
          <w:fldChar w:fldCharType="begin"/>
        </w:r>
        <w:r>
          <w:rPr>
            <w:noProof/>
            <w:webHidden/>
          </w:rPr>
          <w:instrText xml:space="preserve"> PAGEREF _Toc223700731 \h </w:instrText>
        </w:r>
        <w:r>
          <w:rPr>
            <w:noProof/>
            <w:webHidden/>
          </w:rPr>
        </w:r>
        <w:r>
          <w:rPr>
            <w:noProof/>
            <w:webHidden/>
          </w:rPr>
          <w:fldChar w:fldCharType="separate"/>
        </w:r>
        <w:r>
          <w:rPr>
            <w:noProof/>
            <w:webHidden/>
          </w:rPr>
          <w:t>21</w:t>
        </w:r>
        <w:r>
          <w:rPr>
            <w:noProof/>
            <w:webHidden/>
          </w:rPr>
          <w:fldChar w:fldCharType="end"/>
        </w:r>
      </w:hyperlink>
    </w:p>
    <w:p w14:paraId="36261120" w14:textId="1F548B0D" w:rsidR="00231C9B" w:rsidRDefault="00231C9B">
      <w:pPr>
        <w:pStyle w:val="TOC1"/>
        <w:tabs>
          <w:tab w:val="left" w:pos="1440"/>
          <w:tab w:val="right" w:leader="dot" w:pos="8210"/>
        </w:tabs>
        <w:rPr>
          <w:rFonts w:asciiTheme="minorHAnsi" w:eastAsiaTheme="minorEastAsia" w:hAnsiTheme="minorHAnsi" w:cstheme="minorBidi"/>
          <w:b w:val="0"/>
          <w:noProof/>
          <w:lang w:val="en-VN"/>
        </w:rPr>
      </w:pPr>
      <w:hyperlink w:anchor="_Toc223700732" w:history="1">
        <w:r w:rsidRPr="0034636F">
          <w:rPr>
            <w:rStyle w:val="Hyperlink"/>
            <w:noProof/>
            <w:lang w:val="en-US"/>
          </w:rPr>
          <w:t>Chapter 5</w:t>
        </w:r>
        <w:r>
          <w:rPr>
            <w:rFonts w:asciiTheme="minorHAnsi" w:eastAsiaTheme="minorEastAsia" w:hAnsiTheme="minorHAnsi" w:cstheme="minorBidi"/>
            <w:b w:val="0"/>
            <w:noProof/>
            <w:lang w:val="en-VN"/>
          </w:rPr>
          <w:tab/>
        </w:r>
        <w:r w:rsidRPr="0034636F">
          <w:rPr>
            <w:rStyle w:val="Hyperlink"/>
            <w:noProof/>
            <w:lang w:val="en-US"/>
          </w:rPr>
          <w:t>Conclusion</w:t>
        </w:r>
        <w:r>
          <w:rPr>
            <w:noProof/>
            <w:webHidden/>
          </w:rPr>
          <w:tab/>
        </w:r>
        <w:r>
          <w:rPr>
            <w:noProof/>
            <w:webHidden/>
          </w:rPr>
          <w:fldChar w:fldCharType="begin"/>
        </w:r>
        <w:r>
          <w:rPr>
            <w:noProof/>
            <w:webHidden/>
          </w:rPr>
          <w:instrText xml:space="preserve"> PAGEREF _Toc223700732 \h </w:instrText>
        </w:r>
        <w:r>
          <w:rPr>
            <w:noProof/>
            <w:webHidden/>
          </w:rPr>
        </w:r>
        <w:r>
          <w:rPr>
            <w:noProof/>
            <w:webHidden/>
          </w:rPr>
          <w:fldChar w:fldCharType="separate"/>
        </w:r>
        <w:r>
          <w:rPr>
            <w:noProof/>
            <w:webHidden/>
          </w:rPr>
          <w:t>21</w:t>
        </w:r>
        <w:r>
          <w:rPr>
            <w:noProof/>
            <w:webHidden/>
          </w:rPr>
          <w:fldChar w:fldCharType="end"/>
        </w:r>
      </w:hyperlink>
    </w:p>
    <w:p w14:paraId="6D6BDC5A" w14:textId="55BA3F4F"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33" w:history="1">
        <w:r w:rsidRPr="0034636F">
          <w:rPr>
            <w:rStyle w:val="Hyperlink"/>
            <w:noProof/>
          </w:rPr>
          <w:t>5.1</w:t>
        </w:r>
        <w:r>
          <w:rPr>
            <w:rFonts w:asciiTheme="minorHAnsi" w:eastAsiaTheme="minorEastAsia" w:hAnsiTheme="minorHAnsi" w:cstheme="minorBidi"/>
            <w:noProof/>
            <w:lang w:val="en-VN"/>
          </w:rPr>
          <w:tab/>
        </w:r>
        <w:r w:rsidRPr="0034636F">
          <w:rPr>
            <w:rStyle w:val="Hyperlink"/>
            <w:noProof/>
          </w:rPr>
          <w:t>Possible Limitations</w:t>
        </w:r>
        <w:r>
          <w:rPr>
            <w:noProof/>
            <w:webHidden/>
          </w:rPr>
          <w:tab/>
        </w:r>
        <w:r>
          <w:rPr>
            <w:noProof/>
            <w:webHidden/>
          </w:rPr>
          <w:fldChar w:fldCharType="begin"/>
        </w:r>
        <w:r>
          <w:rPr>
            <w:noProof/>
            <w:webHidden/>
          </w:rPr>
          <w:instrText xml:space="preserve"> PAGEREF _Toc223700733 \h </w:instrText>
        </w:r>
        <w:r>
          <w:rPr>
            <w:noProof/>
            <w:webHidden/>
          </w:rPr>
        </w:r>
        <w:r>
          <w:rPr>
            <w:noProof/>
            <w:webHidden/>
          </w:rPr>
          <w:fldChar w:fldCharType="separate"/>
        </w:r>
        <w:r>
          <w:rPr>
            <w:noProof/>
            <w:webHidden/>
          </w:rPr>
          <w:t>21</w:t>
        </w:r>
        <w:r>
          <w:rPr>
            <w:noProof/>
            <w:webHidden/>
          </w:rPr>
          <w:fldChar w:fldCharType="end"/>
        </w:r>
      </w:hyperlink>
    </w:p>
    <w:p w14:paraId="5DF15FD4" w14:textId="7078E9F6"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34" w:history="1">
        <w:r w:rsidRPr="0034636F">
          <w:rPr>
            <w:rStyle w:val="Hyperlink"/>
            <w:noProof/>
          </w:rPr>
          <w:t>5.2</w:t>
        </w:r>
        <w:r>
          <w:rPr>
            <w:rFonts w:asciiTheme="minorHAnsi" w:eastAsiaTheme="minorEastAsia" w:hAnsiTheme="minorHAnsi" w:cstheme="minorBidi"/>
            <w:noProof/>
            <w:lang w:val="en-VN"/>
          </w:rPr>
          <w:tab/>
        </w:r>
        <w:r w:rsidRPr="0034636F">
          <w:rPr>
            <w:rStyle w:val="Hyperlink"/>
            <w:noProof/>
          </w:rPr>
          <w:t>Contributions</w:t>
        </w:r>
        <w:r>
          <w:rPr>
            <w:noProof/>
            <w:webHidden/>
          </w:rPr>
          <w:tab/>
        </w:r>
        <w:r>
          <w:rPr>
            <w:noProof/>
            <w:webHidden/>
          </w:rPr>
          <w:fldChar w:fldCharType="begin"/>
        </w:r>
        <w:r>
          <w:rPr>
            <w:noProof/>
            <w:webHidden/>
          </w:rPr>
          <w:instrText xml:space="preserve"> PAGEREF _Toc223700734 \h </w:instrText>
        </w:r>
        <w:r>
          <w:rPr>
            <w:noProof/>
            <w:webHidden/>
          </w:rPr>
        </w:r>
        <w:r>
          <w:rPr>
            <w:noProof/>
            <w:webHidden/>
          </w:rPr>
          <w:fldChar w:fldCharType="separate"/>
        </w:r>
        <w:r>
          <w:rPr>
            <w:noProof/>
            <w:webHidden/>
          </w:rPr>
          <w:t>21</w:t>
        </w:r>
        <w:r>
          <w:rPr>
            <w:noProof/>
            <w:webHidden/>
          </w:rPr>
          <w:fldChar w:fldCharType="end"/>
        </w:r>
      </w:hyperlink>
    </w:p>
    <w:p w14:paraId="0FF640E1" w14:textId="4D32CA83" w:rsidR="00231C9B" w:rsidRDefault="00231C9B">
      <w:pPr>
        <w:pStyle w:val="TOC2"/>
        <w:tabs>
          <w:tab w:val="left" w:pos="960"/>
          <w:tab w:val="right" w:leader="dot" w:pos="8210"/>
        </w:tabs>
        <w:rPr>
          <w:rFonts w:asciiTheme="minorHAnsi" w:eastAsiaTheme="minorEastAsia" w:hAnsiTheme="minorHAnsi" w:cstheme="minorBidi"/>
          <w:noProof/>
          <w:lang w:val="en-VN"/>
        </w:rPr>
      </w:pPr>
      <w:hyperlink w:anchor="_Toc223700735" w:history="1">
        <w:r w:rsidRPr="0034636F">
          <w:rPr>
            <w:rStyle w:val="Hyperlink"/>
            <w:noProof/>
          </w:rPr>
          <w:t>5.3</w:t>
        </w:r>
        <w:r>
          <w:rPr>
            <w:rFonts w:asciiTheme="minorHAnsi" w:eastAsiaTheme="minorEastAsia" w:hAnsiTheme="minorHAnsi" w:cstheme="minorBidi"/>
            <w:noProof/>
            <w:lang w:val="en-VN"/>
          </w:rPr>
          <w:tab/>
        </w:r>
        <w:r w:rsidRPr="0034636F">
          <w:rPr>
            <w:rStyle w:val="Hyperlink"/>
            <w:noProof/>
          </w:rPr>
          <w:t>Future directions</w:t>
        </w:r>
        <w:r>
          <w:rPr>
            <w:noProof/>
            <w:webHidden/>
          </w:rPr>
          <w:tab/>
        </w:r>
        <w:r>
          <w:rPr>
            <w:noProof/>
            <w:webHidden/>
          </w:rPr>
          <w:fldChar w:fldCharType="begin"/>
        </w:r>
        <w:r>
          <w:rPr>
            <w:noProof/>
            <w:webHidden/>
          </w:rPr>
          <w:instrText xml:space="preserve"> PAGEREF _Toc223700735 \h </w:instrText>
        </w:r>
        <w:r>
          <w:rPr>
            <w:noProof/>
            <w:webHidden/>
          </w:rPr>
        </w:r>
        <w:r>
          <w:rPr>
            <w:noProof/>
            <w:webHidden/>
          </w:rPr>
          <w:fldChar w:fldCharType="separate"/>
        </w:r>
        <w:r>
          <w:rPr>
            <w:noProof/>
            <w:webHidden/>
          </w:rPr>
          <w:t>21</w:t>
        </w:r>
        <w:r>
          <w:rPr>
            <w:noProof/>
            <w:webHidden/>
          </w:rPr>
          <w:fldChar w:fldCharType="end"/>
        </w:r>
      </w:hyperlink>
    </w:p>
    <w:p w14:paraId="7523AAB0" w14:textId="1B1D2BE7" w:rsidR="00231C9B" w:rsidRDefault="00231C9B">
      <w:pPr>
        <w:pStyle w:val="TOC1"/>
        <w:tabs>
          <w:tab w:val="right" w:leader="dot" w:pos="8210"/>
        </w:tabs>
        <w:rPr>
          <w:rFonts w:asciiTheme="minorHAnsi" w:eastAsiaTheme="minorEastAsia" w:hAnsiTheme="minorHAnsi" w:cstheme="minorBidi"/>
          <w:b w:val="0"/>
          <w:noProof/>
          <w:lang w:val="en-VN"/>
        </w:rPr>
      </w:pPr>
      <w:hyperlink w:anchor="_Toc223700736" w:history="1">
        <w:r w:rsidRPr="0034636F">
          <w:rPr>
            <w:rStyle w:val="Hyperlink"/>
            <w:noProof/>
          </w:rPr>
          <w:t>References</w:t>
        </w:r>
        <w:r>
          <w:rPr>
            <w:noProof/>
            <w:webHidden/>
          </w:rPr>
          <w:tab/>
        </w:r>
        <w:r>
          <w:rPr>
            <w:noProof/>
            <w:webHidden/>
          </w:rPr>
          <w:fldChar w:fldCharType="begin"/>
        </w:r>
        <w:r>
          <w:rPr>
            <w:noProof/>
            <w:webHidden/>
          </w:rPr>
          <w:instrText xml:space="preserve"> PAGEREF _Toc223700736 \h </w:instrText>
        </w:r>
        <w:r>
          <w:rPr>
            <w:noProof/>
            <w:webHidden/>
          </w:rPr>
        </w:r>
        <w:r>
          <w:rPr>
            <w:noProof/>
            <w:webHidden/>
          </w:rPr>
          <w:fldChar w:fldCharType="separate"/>
        </w:r>
        <w:r>
          <w:rPr>
            <w:noProof/>
            <w:webHidden/>
          </w:rPr>
          <w:t>21</w:t>
        </w:r>
        <w:r>
          <w:rPr>
            <w:noProof/>
            <w:webHidden/>
          </w:rPr>
          <w:fldChar w:fldCharType="end"/>
        </w:r>
      </w:hyperlink>
    </w:p>
    <w:p w14:paraId="28FD7B14" w14:textId="74580F8E" w:rsidR="00183CF2" w:rsidRPr="00183CF2" w:rsidRDefault="002D71EF" w:rsidP="00183CF2">
      <w:pPr>
        <w:rPr>
          <w:lang w:val="en-US"/>
        </w:rPr>
      </w:pPr>
      <w:r>
        <w:rPr>
          <w:lang w:val="en-US"/>
        </w:rPr>
        <w:fldChar w:fldCharType="end"/>
      </w:r>
    </w:p>
    <w:p w14:paraId="1877305E" w14:textId="77777777" w:rsidR="00183CF2" w:rsidRDefault="00183CF2" w:rsidP="00183CF2">
      <w:pPr>
        <w:rPr>
          <w:lang w:val="en-US"/>
        </w:rPr>
      </w:pPr>
    </w:p>
    <w:p w14:paraId="742484FD" w14:textId="77777777" w:rsidR="00183CF2" w:rsidRDefault="00183CF2" w:rsidP="00183CF2">
      <w:pPr>
        <w:rPr>
          <w:lang w:val="en-US"/>
        </w:rPr>
      </w:pPr>
    </w:p>
    <w:p w14:paraId="2CCDB752" w14:textId="77777777" w:rsidR="00183CF2" w:rsidRDefault="00183CF2" w:rsidP="00183CF2">
      <w:pPr>
        <w:rPr>
          <w:lang w:val="en-US"/>
        </w:rPr>
      </w:pPr>
    </w:p>
    <w:p w14:paraId="4370969B" w14:textId="77777777" w:rsidR="009525B6" w:rsidRDefault="009525B6" w:rsidP="00183CF2">
      <w:pPr>
        <w:rPr>
          <w:lang w:val="en-US"/>
        </w:rPr>
      </w:pPr>
    </w:p>
    <w:p w14:paraId="4BBD1938" w14:textId="77777777" w:rsidR="009525B6" w:rsidRDefault="009525B6" w:rsidP="00183CF2">
      <w:pPr>
        <w:rPr>
          <w:lang w:val="en-US"/>
        </w:rPr>
      </w:pPr>
    </w:p>
    <w:p w14:paraId="545A1352" w14:textId="77777777" w:rsidR="009525B6" w:rsidRDefault="009525B6" w:rsidP="00183CF2">
      <w:pPr>
        <w:rPr>
          <w:lang w:val="en-US"/>
        </w:rPr>
      </w:pPr>
    </w:p>
    <w:p w14:paraId="18355D46" w14:textId="77777777" w:rsidR="009525B6" w:rsidRDefault="009525B6" w:rsidP="00183CF2">
      <w:pPr>
        <w:rPr>
          <w:lang w:val="en-US"/>
        </w:rPr>
      </w:pPr>
    </w:p>
    <w:p w14:paraId="2E25ACA3" w14:textId="77777777" w:rsidR="009525B6" w:rsidRDefault="009525B6" w:rsidP="00183CF2">
      <w:pPr>
        <w:rPr>
          <w:lang w:val="en-US"/>
        </w:rPr>
      </w:pPr>
    </w:p>
    <w:p w14:paraId="5C2A4A7E" w14:textId="77777777" w:rsidR="009525B6" w:rsidRDefault="009525B6" w:rsidP="00183CF2">
      <w:pPr>
        <w:rPr>
          <w:lang w:val="en-US"/>
        </w:rPr>
      </w:pPr>
    </w:p>
    <w:p w14:paraId="7C062ADF" w14:textId="77777777" w:rsidR="009525B6" w:rsidRDefault="009525B6" w:rsidP="00183CF2">
      <w:pPr>
        <w:rPr>
          <w:lang w:val="en-US"/>
        </w:rPr>
      </w:pPr>
    </w:p>
    <w:p w14:paraId="1F76CDB7" w14:textId="77777777" w:rsidR="009525B6" w:rsidRDefault="009525B6" w:rsidP="00183CF2">
      <w:pPr>
        <w:rPr>
          <w:lang w:val="en-US"/>
        </w:rPr>
      </w:pPr>
    </w:p>
    <w:p w14:paraId="4F206593" w14:textId="77777777" w:rsidR="009525B6" w:rsidRDefault="009525B6" w:rsidP="00183CF2">
      <w:pPr>
        <w:rPr>
          <w:lang w:val="en-US"/>
        </w:rPr>
      </w:pPr>
    </w:p>
    <w:p w14:paraId="098FCD0E" w14:textId="77777777" w:rsidR="009525B6" w:rsidRDefault="009525B6" w:rsidP="00183CF2">
      <w:pPr>
        <w:rPr>
          <w:lang w:val="en-US"/>
        </w:rPr>
      </w:pPr>
    </w:p>
    <w:p w14:paraId="3F36EC11" w14:textId="77777777" w:rsidR="009525B6" w:rsidRDefault="009525B6" w:rsidP="00183CF2">
      <w:pPr>
        <w:rPr>
          <w:lang w:val="en-US"/>
        </w:rPr>
      </w:pPr>
    </w:p>
    <w:p w14:paraId="7844E63B" w14:textId="77777777" w:rsidR="009525B6" w:rsidRDefault="009525B6" w:rsidP="00183CF2">
      <w:pPr>
        <w:rPr>
          <w:lang w:val="en-US"/>
        </w:rPr>
      </w:pPr>
    </w:p>
    <w:p w14:paraId="12F3D1D9" w14:textId="77777777" w:rsidR="009525B6" w:rsidRDefault="009525B6" w:rsidP="00183CF2">
      <w:pPr>
        <w:rPr>
          <w:lang w:val="en-US"/>
        </w:rPr>
      </w:pPr>
    </w:p>
    <w:p w14:paraId="0460E48E" w14:textId="77777777" w:rsidR="009525B6" w:rsidRDefault="009525B6" w:rsidP="00183CF2">
      <w:pPr>
        <w:rPr>
          <w:lang w:val="en-US"/>
        </w:rPr>
      </w:pPr>
    </w:p>
    <w:p w14:paraId="144D1ECB" w14:textId="77777777" w:rsidR="009525B6" w:rsidRDefault="009525B6" w:rsidP="00183CF2">
      <w:pPr>
        <w:rPr>
          <w:lang w:val="en-US"/>
        </w:rPr>
      </w:pPr>
    </w:p>
    <w:p w14:paraId="21349715" w14:textId="77777777" w:rsidR="009525B6" w:rsidRDefault="009525B6" w:rsidP="00183CF2">
      <w:pPr>
        <w:rPr>
          <w:lang w:val="en-US"/>
        </w:rPr>
      </w:pPr>
    </w:p>
    <w:p w14:paraId="59133E60" w14:textId="77777777" w:rsidR="009525B6" w:rsidRDefault="009525B6" w:rsidP="00183CF2">
      <w:pPr>
        <w:rPr>
          <w:lang w:val="en-US"/>
        </w:rPr>
      </w:pPr>
    </w:p>
    <w:p w14:paraId="68325CFE" w14:textId="77777777" w:rsidR="009525B6" w:rsidRDefault="009525B6" w:rsidP="00183CF2">
      <w:pPr>
        <w:rPr>
          <w:lang w:val="en-US"/>
        </w:rPr>
      </w:pPr>
    </w:p>
    <w:p w14:paraId="2F3ACBC2" w14:textId="77777777" w:rsidR="009525B6" w:rsidRDefault="009525B6" w:rsidP="00183CF2">
      <w:pPr>
        <w:rPr>
          <w:lang w:val="en-US"/>
        </w:rPr>
      </w:pPr>
    </w:p>
    <w:p w14:paraId="20AF7EC7" w14:textId="77777777" w:rsidR="009525B6" w:rsidRDefault="009525B6" w:rsidP="00183CF2">
      <w:pPr>
        <w:rPr>
          <w:lang w:val="en-US"/>
        </w:rPr>
      </w:pPr>
    </w:p>
    <w:p w14:paraId="07AE7946" w14:textId="77777777" w:rsidR="009525B6" w:rsidRDefault="009525B6" w:rsidP="00183CF2">
      <w:pPr>
        <w:rPr>
          <w:lang w:val="en-US"/>
        </w:rPr>
      </w:pPr>
    </w:p>
    <w:p w14:paraId="01A0CBDF" w14:textId="77777777" w:rsidR="009525B6" w:rsidRDefault="009525B6" w:rsidP="00183CF2">
      <w:pPr>
        <w:rPr>
          <w:lang w:val="en-US"/>
        </w:rPr>
      </w:pPr>
    </w:p>
    <w:p w14:paraId="45DA516D" w14:textId="77777777" w:rsidR="009525B6" w:rsidRDefault="009525B6" w:rsidP="00183CF2">
      <w:pPr>
        <w:rPr>
          <w:lang w:val="en-US"/>
        </w:rPr>
      </w:pPr>
    </w:p>
    <w:p w14:paraId="4153BA87" w14:textId="77777777" w:rsidR="009525B6" w:rsidRDefault="009525B6" w:rsidP="00183CF2">
      <w:pPr>
        <w:rPr>
          <w:lang w:val="en-US"/>
        </w:rPr>
      </w:pPr>
    </w:p>
    <w:p w14:paraId="3FD2826E" w14:textId="77777777" w:rsidR="009525B6" w:rsidRDefault="009525B6" w:rsidP="00183CF2">
      <w:pPr>
        <w:rPr>
          <w:lang w:val="en-US"/>
        </w:rPr>
      </w:pPr>
    </w:p>
    <w:p w14:paraId="372FF3E8" w14:textId="77777777" w:rsidR="00E5074A" w:rsidRDefault="00E5074A" w:rsidP="00183CF2">
      <w:pPr>
        <w:rPr>
          <w:lang w:val="en-US"/>
        </w:rPr>
      </w:pPr>
    </w:p>
    <w:p w14:paraId="227B9063" w14:textId="669C5CD2" w:rsidR="00183CF2" w:rsidRDefault="00AF4E6C" w:rsidP="00AF4E6C">
      <w:pPr>
        <w:pStyle w:val="Heading1"/>
        <w:rPr>
          <w:lang w:val="en-US"/>
        </w:rPr>
      </w:pPr>
      <w:bookmarkStart w:id="7" w:name="_Toc223700703"/>
      <w:r>
        <w:rPr>
          <w:lang w:val="en-US"/>
        </w:rPr>
        <w:t>List of Figures</w:t>
      </w:r>
      <w:bookmarkEnd w:id="7"/>
    </w:p>
    <w:p w14:paraId="2567EB2A" w14:textId="77777777" w:rsidR="00AF4E6C" w:rsidRPr="00AF4E6C" w:rsidRDefault="00AF4E6C" w:rsidP="00AF4E6C">
      <w:pPr>
        <w:rPr>
          <w:lang w:val="en-US"/>
        </w:rPr>
      </w:pPr>
    </w:p>
    <w:p w14:paraId="49271A6F" w14:textId="77777777" w:rsidR="00183CF2" w:rsidRDefault="00183CF2" w:rsidP="00183CF2">
      <w:pPr>
        <w:rPr>
          <w:lang w:val="en-US"/>
        </w:rPr>
      </w:pPr>
    </w:p>
    <w:bookmarkStart w:id="8" w:name="_Toc216188222"/>
    <w:p w14:paraId="72E1090E" w14:textId="7AF8F49A" w:rsidR="00231C9B" w:rsidRDefault="000151E0">
      <w:pPr>
        <w:pStyle w:val="TableofFigures"/>
        <w:tabs>
          <w:tab w:val="right" w:leader="dot" w:pos="8210"/>
        </w:tabs>
        <w:rPr>
          <w:rFonts w:asciiTheme="minorHAnsi" w:eastAsiaTheme="minorEastAsia" w:hAnsiTheme="minorHAnsi" w:cstheme="minorBidi"/>
          <w:noProof/>
          <w:lang w:val="en-VN"/>
        </w:rPr>
      </w:pPr>
      <w:r>
        <w:rPr>
          <w:rFonts w:cs="Times New Roman"/>
          <w:b/>
          <w:bCs/>
          <w:sz w:val="48"/>
          <w:szCs w:val="48"/>
          <w:lang w:val="en-US"/>
        </w:rPr>
        <w:fldChar w:fldCharType="begin"/>
      </w:r>
      <w:r>
        <w:rPr>
          <w:rFonts w:cs="Times New Roman"/>
          <w:b/>
          <w:bCs/>
          <w:sz w:val="48"/>
          <w:szCs w:val="48"/>
          <w:lang w:val="en-US"/>
        </w:rPr>
        <w:instrText xml:space="preserve"> TOC \h \z \c "Figure" </w:instrText>
      </w:r>
      <w:r>
        <w:rPr>
          <w:rFonts w:cs="Times New Roman"/>
          <w:b/>
          <w:bCs/>
          <w:sz w:val="48"/>
          <w:szCs w:val="48"/>
          <w:lang w:val="en-US"/>
        </w:rPr>
        <w:fldChar w:fldCharType="separate"/>
      </w:r>
      <w:hyperlink w:anchor="_Toc223700737" w:history="1">
        <w:r w:rsidR="00231C9B" w:rsidRPr="00CF234A">
          <w:rPr>
            <w:rStyle w:val="Hyperlink"/>
            <w:noProof/>
          </w:rPr>
          <w:t>Figure 2.1.3.1 Guided Search Version 2.0 Architecture (Wolfe, 1994)</w:t>
        </w:r>
        <w:r w:rsidR="00231C9B">
          <w:rPr>
            <w:noProof/>
            <w:webHidden/>
          </w:rPr>
          <w:tab/>
        </w:r>
        <w:r w:rsidR="00231C9B">
          <w:rPr>
            <w:noProof/>
            <w:webHidden/>
          </w:rPr>
          <w:fldChar w:fldCharType="begin"/>
        </w:r>
        <w:r w:rsidR="00231C9B">
          <w:rPr>
            <w:noProof/>
            <w:webHidden/>
          </w:rPr>
          <w:instrText xml:space="preserve"> PAGEREF _Toc223700737 \h </w:instrText>
        </w:r>
        <w:r w:rsidR="00231C9B">
          <w:rPr>
            <w:noProof/>
            <w:webHidden/>
          </w:rPr>
        </w:r>
        <w:r w:rsidR="00231C9B">
          <w:rPr>
            <w:noProof/>
            <w:webHidden/>
          </w:rPr>
          <w:fldChar w:fldCharType="separate"/>
        </w:r>
        <w:r w:rsidR="00231C9B">
          <w:rPr>
            <w:noProof/>
            <w:webHidden/>
          </w:rPr>
          <w:t>5</w:t>
        </w:r>
        <w:r w:rsidR="00231C9B">
          <w:rPr>
            <w:noProof/>
            <w:webHidden/>
          </w:rPr>
          <w:fldChar w:fldCharType="end"/>
        </w:r>
      </w:hyperlink>
    </w:p>
    <w:p w14:paraId="3E2558BE" w14:textId="390ECC8D"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38" w:history="1">
        <w:r w:rsidRPr="00CF234A">
          <w:rPr>
            <w:rStyle w:val="Hyperlink"/>
            <w:noProof/>
          </w:rPr>
          <w:t>Figure 2.1.5.1 Schematic representation of Guided Search 6.0 (Wolfe, 2021)</w:t>
        </w:r>
        <w:r>
          <w:rPr>
            <w:noProof/>
            <w:webHidden/>
          </w:rPr>
          <w:tab/>
        </w:r>
        <w:r>
          <w:rPr>
            <w:noProof/>
            <w:webHidden/>
          </w:rPr>
          <w:fldChar w:fldCharType="begin"/>
        </w:r>
        <w:r>
          <w:rPr>
            <w:noProof/>
            <w:webHidden/>
          </w:rPr>
          <w:instrText xml:space="preserve"> PAGEREF _Toc223700738 \h </w:instrText>
        </w:r>
        <w:r>
          <w:rPr>
            <w:noProof/>
            <w:webHidden/>
          </w:rPr>
        </w:r>
        <w:r>
          <w:rPr>
            <w:noProof/>
            <w:webHidden/>
          </w:rPr>
          <w:fldChar w:fldCharType="separate"/>
        </w:r>
        <w:r>
          <w:rPr>
            <w:noProof/>
            <w:webHidden/>
          </w:rPr>
          <w:t>6</w:t>
        </w:r>
        <w:r>
          <w:rPr>
            <w:noProof/>
            <w:webHidden/>
          </w:rPr>
          <w:fldChar w:fldCharType="end"/>
        </w:r>
      </w:hyperlink>
    </w:p>
    <w:p w14:paraId="39CA5833" w14:textId="6D3745C0"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39" w:history="1">
        <w:r w:rsidRPr="00CF234A">
          <w:rPr>
            <w:rStyle w:val="Hyperlink"/>
            <w:noProof/>
          </w:rPr>
          <w:t>Figure 2.2.1.1 IVSN model schematic (Zhang et al., 2018)</w:t>
        </w:r>
        <w:r>
          <w:rPr>
            <w:noProof/>
            <w:webHidden/>
          </w:rPr>
          <w:tab/>
        </w:r>
        <w:r>
          <w:rPr>
            <w:noProof/>
            <w:webHidden/>
          </w:rPr>
          <w:fldChar w:fldCharType="begin"/>
        </w:r>
        <w:r>
          <w:rPr>
            <w:noProof/>
            <w:webHidden/>
          </w:rPr>
          <w:instrText xml:space="preserve"> PAGEREF _Toc223700739 \h </w:instrText>
        </w:r>
        <w:r>
          <w:rPr>
            <w:noProof/>
            <w:webHidden/>
          </w:rPr>
        </w:r>
        <w:r>
          <w:rPr>
            <w:noProof/>
            <w:webHidden/>
          </w:rPr>
          <w:fldChar w:fldCharType="separate"/>
        </w:r>
        <w:r>
          <w:rPr>
            <w:noProof/>
            <w:webHidden/>
          </w:rPr>
          <w:t>7</w:t>
        </w:r>
        <w:r>
          <w:rPr>
            <w:noProof/>
            <w:webHidden/>
          </w:rPr>
          <w:fldChar w:fldCharType="end"/>
        </w:r>
      </w:hyperlink>
    </w:p>
    <w:p w14:paraId="22A67AF0" w14:textId="35E980B4"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0" w:history="1">
        <w:r w:rsidRPr="00CF234A">
          <w:rPr>
            <w:rStyle w:val="Hyperlink"/>
            <w:noProof/>
          </w:rPr>
          <w:t>Figure 2.2.1.2 Top-down modulation illustration</w:t>
        </w:r>
        <w:r>
          <w:rPr>
            <w:noProof/>
            <w:webHidden/>
          </w:rPr>
          <w:tab/>
        </w:r>
        <w:r>
          <w:rPr>
            <w:noProof/>
            <w:webHidden/>
          </w:rPr>
          <w:fldChar w:fldCharType="begin"/>
        </w:r>
        <w:r>
          <w:rPr>
            <w:noProof/>
            <w:webHidden/>
          </w:rPr>
          <w:instrText xml:space="preserve"> PAGEREF _Toc223700740 \h </w:instrText>
        </w:r>
        <w:r>
          <w:rPr>
            <w:noProof/>
            <w:webHidden/>
          </w:rPr>
        </w:r>
        <w:r>
          <w:rPr>
            <w:noProof/>
            <w:webHidden/>
          </w:rPr>
          <w:fldChar w:fldCharType="separate"/>
        </w:r>
        <w:r>
          <w:rPr>
            <w:noProof/>
            <w:webHidden/>
          </w:rPr>
          <w:t>8</w:t>
        </w:r>
        <w:r>
          <w:rPr>
            <w:noProof/>
            <w:webHidden/>
          </w:rPr>
          <w:fldChar w:fldCharType="end"/>
        </w:r>
      </w:hyperlink>
    </w:p>
    <w:p w14:paraId="67C71DEE" w14:textId="15C0FDA2"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1" w:history="1">
        <w:r w:rsidRPr="00CF234A">
          <w:rPr>
            <w:rStyle w:val="Hyperlink"/>
            <w:noProof/>
          </w:rPr>
          <w:t>Figure 3.2.1.1 Query Relevance Shape Illustration</w:t>
        </w:r>
        <w:r>
          <w:rPr>
            <w:noProof/>
            <w:webHidden/>
          </w:rPr>
          <w:tab/>
        </w:r>
        <w:r>
          <w:rPr>
            <w:noProof/>
            <w:webHidden/>
          </w:rPr>
          <w:fldChar w:fldCharType="begin"/>
        </w:r>
        <w:r>
          <w:rPr>
            <w:noProof/>
            <w:webHidden/>
          </w:rPr>
          <w:instrText xml:space="preserve"> PAGEREF _Toc223700741 \h </w:instrText>
        </w:r>
        <w:r>
          <w:rPr>
            <w:noProof/>
            <w:webHidden/>
          </w:rPr>
        </w:r>
        <w:r>
          <w:rPr>
            <w:noProof/>
            <w:webHidden/>
          </w:rPr>
          <w:fldChar w:fldCharType="separate"/>
        </w:r>
        <w:r>
          <w:rPr>
            <w:noProof/>
            <w:webHidden/>
          </w:rPr>
          <w:t>12</w:t>
        </w:r>
        <w:r>
          <w:rPr>
            <w:noProof/>
            <w:webHidden/>
          </w:rPr>
          <w:fldChar w:fldCharType="end"/>
        </w:r>
      </w:hyperlink>
    </w:p>
    <w:p w14:paraId="5CD41E02" w14:textId="45CEAC61"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2" w:history="1">
        <w:r w:rsidRPr="00CF234A">
          <w:rPr>
            <w:rStyle w:val="Hyperlink"/>
            <w:noProof/>
          </w:rPr>
          <w:t>Figure 3.2.1.2 Local Modulation Operation</w:t>
        </w:r>
        <w:r>
          <w:rPr>
            <w:noProof/>
            <w:webHidden/>
          </w:rPr>
          <w:tab/>
        </w:r>
        <w:r>
          <w:rPr>
            <w:noProof/>
            <w:webHidden/>
          </w:rPr>
          <w:fldChar w:fldCharType="begin"/>
        </w:r>
        <w:r>
          <w:rPr>
            <w:noProof/>
            <w:webHidden/>
          </w:rPr>
          <w:instrText xml:space="preserve"> PAGEREF _Toc223700742 \h </w:instrText>
        </w:r>
        <w:r>
          <w:rPr>
            <w:noProof/>
            <w:webHidden/>
          </w:rPr>
        </w:r>
        <w:r>
          <w:rPr>
            <w:noProof/>
            <w:webHidden/>
          </w:rPr>
          <w:fldChar w:fldCharType="separate"/>
        </w:r>
        <w:r>
          <w:rPr>
            <w:noProof/>
            <w:webHidden/>
          </w:rPr>
          <w:t>13</w:t>
        </w:r>
        <w:r>
          <w:rPr>
            <w:noProof/>
            <w:webHidden/>
          </w:rPr>
          <w:fldChar w:fldCharType="end"/>
        </w:r>
      </w:hyperlink>
    </w:p>
    <w:p w14:paraId="509017CE" w14:textId="3CA5578F"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3" w:history="1">
        <w:r w:rsidRPr="00CF234A">
          <w:rPr>
            <w:rStyle w:val="Hyperlink"/>
            <w:noProof/>
          </w:rPr>
          <w:t>Figure 3.2.1.1 CRTNet Architecture (Bomatter et al., 2021)</w:t>
        </w:r>
        <w:r>
          <w:rPr>
            <w:noProof/>
            <w:webHidden/>
          </w:rPr>
          <w:tab/>
        </w:r>
        <w:r>
          <w:rPr>
            <w:noProof/>
            <w:webHidden/>
          </w:rPr>
          <w:fldChar w:fldCharType="begin"/>
        </w:r>
        <w:r>
          <w:rPr>
            <w:noProof/>
            <w:webHidden/>
          </w:rPr>
          <w:instrText xml:space="preserve"> PAGEREF _Toc223700743 \h </w:instrText>
        </w:r>
        <w:r>
          <w:rPr>
            <w:noProof/>
            <w:webHidden/>
          </w:rPr>
        </w:r>
        <w:r>
          <w:rPr>
            <w:noProof/>
            <w:webHidden/>
          </w:rPr>
          <w:fldChar w:fldCharType="separate"/>
        </w:r>
        <w:r>
          <w:rPr>
            <w:noProof/>
            <w:webHidden/>
          </w:rPr>
          <w:t>14</w:t>
        </w:r>
        <w:r>
          <w:rPr>
            <w:noProof/>
            <w:webHidden/>
          </w:rPr>
          <w:fldChar w:fldCharType="end"/>
        </w:r>
      </w:hyperlink>
    </w:p>
    <w:p w14:paraId="42EE14F3" w14:textId="252F7151"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4" w:history="1">
        <w:r w:rsidRPr="00CF234A">
          <w:rPr>
            <w:rStyle w:val="Hyperlink"/>
            <w:noProof/>
          </w:rPr>
          <w:t>Figure 3.3.1.1 CRTNet Positional Encoding with bounding box coordinates as an input</w:t>
        </w:r>
        <w:r>
          <w:rPr>
            <w:noProof/>
            <w:webHidden/>
          </w:rPr>
          <w:tab/>
        </w:r>
        <w:r>
          <w:rPr>
            <w:noProof/>
            <w:webHidden/>
          </w:rPr>
          <w:fldChar w:fldCharType="begin"/>
        </w:r>
        <w:r>
          <w:rPr>
            <w:noProof/>
            <w:webHidden/>
          </w:rPr>
          <w:instrText xml:space="preserve"> PAGEREF _Toc223700744 \h </w:instrText>
        </w:r>
        <w:r>
          <w:rPr>
            <w:noProof/>
            <w:webHidden/>
          </w:rPr>
        </w:r>
        <w:r>
          <w:rPr>
            <w:noProof/>
            <w:webHidden/>
          </w:rPr>
          <w:fldChar w:fldCharType="separate"/>
        </w:r>
        <w:r>
          <w:rPr>
            <w:noProof/>
            <w:webHidden/>
          </w:rPr>
          <w:t>15</w:t>
        </w:r>
        <w:r>
          <w:rPr>
            <w:noProof/>
            <w:webHidden/>
          </w:rPr>
          <w:fldChar w:fldCharType="end"/>
        </w:r>
      </w:hyperlink>
    </w:p>
    <w:p w14:paraId="42A68352" w14:textId="2BD0D924"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5" w:history="1">
        <w:r w:rsidRPr="00CF234A">
          <w:rPr>
            <w:rStyle w:val="Hyperlink"/>
            <w:noProof/>
          </w:rPr>
          <w:t>Figure 3.3.2.1 CRTNet Positional Encoding for Context only</w:t>
        </w:r>
        <w:r>
          <w:rPr>
            <w:noProof/>
            <w:webHidden/>
          </w:rPr>
          <w:tab/>
        </w:r>
        <w:r>
          <w:rPr>
            <w:noProof/>
            <w:webHidden/>
          </w:rPr>
          <w:fldChar w:fldCharType="begin"/>
        </w:r>
        <w:r>
          <w:rPr>
            <w:noProof/>
            <w:webHidden/>
          </w:rPr>
          <w:instrText xml:space="preserve"> PAGEREF _Toc223700745 \h </w:instrText>
        </w:r>
        <w:r>
          <w:rPr>
            <w:noProof/>
            <w:webHidden/>
          </w:rPr>
        </w:r>
        <w:r>
          <w:rPr>
            <w:noProof/>
            <w:webHidden/>
          </w:rPr>
          <w:fldChar w:fldCharType="separate"/>
        </w:r>
        <w:r>
          <w:rPr>
            <w:noProof/>
            <w:webHidden/>
          </w:rPr>
          <w:t>16</w:t>
        </w:r>
        <w:r>
          <w:rPr>
            <w:noProof/>
            <w:webHidden/>
          </w:rPr>
          <w:fldChar w:fldCharType="end"/>
        </w:r>
      </w:hyperlink>
    </w:p>
    <w:p w14:paraId="0908C0DA" w14:textId="2325BC34"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6" w:history="1">
        <w:r w:rsidRPr="00CF234A">
          <w:rPr>
            <w:rStyle w:val="Hyperlink"/>
            <w:noProof/>
          </w:rPr>
          <w:t>Figure 3.3.3.1 CRTNet Positional Encoding Layer with Cross-Attention Mechanism</w:t>
        </w:r>
        <w:r>
          <w:rPr>
            <w:noProof/>
            <w:webHidden/>
          </w:rPr>
          <w:tab/>
        </w:r>
        <w:r>
          <w:rPr>
            <w:noProof/>
            <w:webHidden/>
          </w:rPr>
          <w:fldChar w:fldCharType="begin"/>
        </w:r>
        <w:r>
          <w:rPr>
            <w:noProof/>
            <w:webHidden/>
          </w:rPr>
          <w:instrText xml:space="preserve"> PAGEREF _Toc223700746 \h </w:instrText>
        </w:r>
        <w:r>
          <w:rPr>
            <w:noProof/>
            <w:webHidden/>
          </w:rPr>
        </w:r>
        <w:r>
          <w:rPr>
            <w:noProof/>
            <w:webHidden/>
          </w:rPr>
          <w:fldChar w:fldCharType="separate"/>
        </w:r>
        <w:r>
          <w:rPr>
            <w:noProof/>
            <w:webHidden/>
          </w:rPr>
          <w:t>16</w:t>
        </w:r>
        <w:r>
          <w:rPr>
            <w:noProof/>
            <w:webHidden/>
          </w:rPr>
          <w:fldChar w:fldCharType="end"/>
        </w:r>
      </w:hyperlink>
    </w:p>
    <w:p w14:paraId="2FDB196D" w14:textId="352BC422"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7" w:history="1">
        <w:r w:rsidRPr="00CF234A">
          <w:rPr>
            <w:rStyle w:val="Hyperlink"/>
            <w:noProof/>
          </w:rPr>
          <w:t>Figure 3.3.3.1 Global Modulation Operation</w:t>
        </w:r>
        <w:r>
          <w:rPr>
            <w:noProof/>
            <w:webHidden/>
          </w:rPr>
          <w:tab/>
        </w:r>
        <w:r>
          <w:rPr>
            <w:noProof/>
            <w:webHidden/>
          </w:rPr>
          <w:fldChar w:fldCharType="begin"/>
        </w:r>
        <w:r>
          <w:rPr>
            <w:noProof/>
            <w:webHidden/>
          </w:rPr>
          <w:instrText xml:space="preserve"> PAGEREF _Toc223700747 \h </w:instrText>
        </w:r>
        <w:r>
          <w:rPr>
            <w:noProof/>
            <w:webHidden/>
          </w:rPr>
        </w:r>
        <w:r>
          <w:rPr>
            <w:noProof/>
            <w:webHidden/>
          </w:rPr>
          <w:fldChar w:fldCharType="separate"/>
        </w:r>
        <w:r>
          <w:rPr>
            <w:noProof/>
            <w:webHidden/>
          </w:rPr>
          <w:t>17</w:t>
        </w:r>
        <w:r>
          <w:rPr>
            <w:noProof/>
            <w:webHidden/>
          </w:rPr>
          <w:fldChar w:fldCharType="end"/>
        </w:r>
      </w:hyperlink>
    </w:p>
    <w:p w14:paraId="036B4737" w14:textId="6157685B" w:rsidR="00231C9B" w:rsidRDefault="00231C9B">
      <w:pPr>
        <w:pStyle w:val="TableofFigures"/>
        <w:tabs>
          <w:tab w:val="right" w:leader="dot" w:pos="8210"/>
        </w:tabs>
        <w:rPr>
          <w:rFonts w:asciiTheme="minorHAnsi" w:eastAsiaTheme="minorEastAsia" w:hAnsiTheme="minorHAnsi" w:cstheme="minorBidi"/>
          <w:noProof/>
          <w:lang w:val="en-VN"/>
        </w:rPr>
      </w:pPr>
      <w:hyperlink w:anchor="_Toc223700748" w:history="1">
        <w:r w:rsidRPr="00CF234A">
          <w:rPr>
            <w:rStyle w:val="Hyperlink"/>
            <w:noProof/>
          </w:rPr>
          <w:t>Figure 4.3.1.1</w:t>
        </w:r>
        <w:r w:rsidRPr="00CF234A">
          <w:rPr>
            <w:rStyle w:val="Hyperlink"/>
            <w:noProof/>
            <w:lang w:val="vi-VN"/>
          </w:rPr>
          <w:t xml:space="preserve"> TCT visual search performance on COCO-Search18 benchmark dataset</w:t>
        </w:r>
        <w:r>
          <w:rPr>
            <w:noProof/>
            <w:webHidden/>
          </w:rPr>
          <w:tab/>
        </w:r>
        <w:r>
          <w:rPr>
            <w:noProof/>
            <w:webHidden/>
          </w:rPr>
          <w:fldChar w:fldCharType="begin"/>
        </w:r>
        <w:r>
          <w:rPr>
            <w:noProof/>
            <w:webHidden/>
          </w:rPr>
          <w:instrText xml:space="preserve"> PAGEREF _Toc223700748 \h </w:instrText>
        </w:r>
        <w:r>
          <w:rPr>
            <w:noProof/>
            <w:webHidden/>
          </w:rPr>
        </w:r>
        <w:r>
          <w:rPr>
            <w:noProof/>
            <w:webHidden/>
          </w:rPr>
          <w:fldChar w:fldCharType="separate"/>
        </w:r>
        <w:r>
          <w:rPr>
            <w:noProof/>
            <w:webHidden/>
          </w:rPr>
          <w:t>20</w:t>
        </w:r>
        <w:r>
          <w:rPr>
            <w:noProof/>
            <w:webHidden/>
          </w:rPr>
          <w:fldChar w:fldCharType="end"/>
        </w:r>
      </w:hyperlink>
    </w:p>
    <w:p w14:paraId="72113039" w14:textId="4597A993" w:rsidR="00464C47" w:rsidRDefault="000151E0" w:rsidP="00F65494">
      <w:pPr>
        <w:spacing w:line="360" w:lineRule="auto"/>
        <w:rPr>
          <w:rFonts w:cs="Times New Roman"/>
          <w:b/>
          <w:bCs/>
          <w:sz w:val="48"/>
          <w:szCs w:val="48"/>
          <w:lang w:val="en-US"/>
        </w:rPr>
        <w:sectPr w:rsidR="00464C47" w:rsidSect="005D09F4">
          <w:footerReference w:type="even" r:id="rId9"/>
          <w:footerReference w:type="default" r:id="rId10"/>
          <w:footerReference w:type="first" r:id="rId11"/>
          <w:pgSz w:w="11906" w:h="16838"/>
          <w:pgMar w:top="1701" w:right="1701" w:bottom="1701" w:left="1985" w:header="709" w:footer="709" w:gutter="0"/>
          <w:pgNumType w:fmt="lowerRoman" w:start="0"/>
          <w:cols w:space="708"/>
          <w:titlePg/>
          <w:docGrid w:linePitch="360"/>
        </w:sectPr>
      </w:pPr>
      <w:r>
        <w:rPr>
          <w:rFonts w:cs="Times New Roman"/>
          <w:b/>
          <w:bCs/>
          <w:sz w:val="48"/>
          <w:szCs w:val="48"/>
          <w:lang w:val="en-US"/>
        </w:rPr>
        <w:fldChar w:fldCharType="end"/>
      </w:r>
    </w:p>
    <w:p w14:paraId="30F79C9F" w14:textId="30B32CB7" w:rsidR="008E1845" w:rsidRDefault="00931C08" w:rsidP="008E1845">
      <w:pPr>
        <w:pStyle w:val="Heading1"/>
        <w:numPr>
          <w:ilvl w:val="0"/>
          <w:numId w:val="7"/>
        </w:numPr>
        <w:rPr>
          <w:lang w:val="en-US"/>
        </w:rPr>
      </w:pPr>
      <w:r>
        <w:rPr>
          <w:lang w:val="en-US"/>
        </w:rPr>
        <w:lastRenderedPageBreak/>
        <w:br/>
      </w:r>
      <w:r>
        <w:rPr>
          <w:lang w:val="en-US"/>
        </w:rPr>
        <w:br/>
      </w:r>
      <w:bookmarkStart w:id="9" w:name="_Toc223700704"/>
      <w:r>
        <w:rPr>
          <w:lang w:val="en-US"/>
        </w:rPr>
        <w:t>Introduction</w:t>
      </w:r>
      <w:bookmarkEnd w:id="9"/>
    </w:p>
    <w:p w14:paraId="6587AE51" w14:textId="77777777" w:rsidR="008E1845" w:rsidRDefault="008E1845" w:rsidP="008E1845">
      <w:pPr>
        <w:rPr>
          <w:lang w:val="en-US"/>
        </w:rPr>
      </w:pPr>
    </w:p>
    <w:p w14:paraId="04A46988" w14:textId="77777777" w:rsidR="00C64C4E" w:rsidRDefault="00C64C4E" w:rsidP="008E1845">
      <w:pPr>
        <w:rPr>
          <w:lang w:val="en-US"/>
        </w:rPr>
      </w:pPr>
    </w:p>
    <w:p w14:paraId="3B3F8F96" w14:textId="0129526D" w:rsidR="00E75213" w:rsidRDefault="00034B9A" w:rsidP="003A06D8">
      <w:pPr>
        <w:spacing w:line="360" w:lineRule="auto"/>
        <w:jc w:val="both"/>
        <w:rPr>
          <w:lang w:val="en-US"/>
        </w:rPr>
      </w:pPr>
      <w:r>
        <w:rPr>
          <w:lang w:val="en-US"/>
        </w:rPr>
        <w:t>The v</w:t>
      </w:r>
      <w:r w:rsidR="00940575">
        <w:rPr>
          <w:lang w:val="en-US"/>
        </w:rPr>
        <w:t xml:space="preserve">isual search </w:t>
      </w:r>
      <w:r w:rsidR="00B10CFE">
        <w:rPr>
          <w:lang w:val="en-US"/>
        </w:rPr>
        <w:t>task</w:t>
      </w:r>
      <w:r w:rsidR="00960A01">
        <w:rPr>
          <w:lang w:val="en-US"/>
        </w:rPr>
        <w:t>,</w:t>
      </w:r>
      <w:r w:rsidR="00B10CFE">
        <w:rPr>
          <w:lang w:val="en-US"/>
        </w:rPr>
        <w:t xml:space="preserve"> </w:t>
      </w:r>
      <w:r w:rsidR="00960A01">
        <w:rPr>
          <w:lang w:val="en-US"/>
        </w:rPr>
        <w:t>given</w:t>
      </w:r>
      <w:r>
        <w:rPr>
          <w:lang w:val="en-US"/>
        </w:rPr>
        <w:t xml:space="preserve"> </w:t>
      </w:r>
      <w:r w:rsidR="00960A01">
        <w:rPr>
          <w:lang w:val="en-US"/>
        </w:rPr>
        <w:t xml:space="preserve">a search image and a </w:t>
      </w:r>
      <w:r>
        <w:rPr>
          <w:lang w:val="en-US"/>
        </w:rPr>
        <w:t>target</w:t>
      </w:r>
      <w:r w:rsidR="00960A01">
        <w:rPr>
          <w:lang w:val="en-US"/>
        </w:rPr>
        <w:t xml:space="preserve"> image</w:t>
      </w:r>
      <w:r w:rsidR="00586D3A">
        <w:rPr>
          <w:lang w:val="en-US"/>
        </w:rPr>
        <w:t>, for example an image of the group of people (search image) and an image of a person’s face in that group (target image)</w:t>
      </w:r>
      <w:r w:rsidR="00960A01">
        <w:rPr>
          <w:lang w:val="en-US"/>
        </w:rPr>
        <w:t>, is a challenging problem for most current image recognition models</w:t>
      </w:r>
      <w:r w:rsidR="00586D3A">
        <w:rPr>
          <w:lang w:val="en-US"/>
        </w:rPr>
        <w:t xml:space="preserve"> to </w:t>
      </w:r>
      <w:r w:rsidR="005914DA">
        <w:rPr>
          <w:lang w:val="en-US"/>
        </w:rPr>
        <w:t>find target</w:t>
      </w:r>
      <w:r w:rsidR="00C21463">
        <w:rPr>
          <w:lang w:val="en-US"/>
        </w:rPr>
        <w:t xml:space="preserve"> location with exact matching or</w:t>
      </w:r>
      <w:r w:rsidR="005914DA">
        <w:rPr>
          <w:lang w:val="en-US"/>
        </w:rPr>
        <w:t xml:space="preserve"> </w:t>
      </w:r>
      <w:r w:rsidR="00D45E4D">
        <w:rPr>
          <w:lang w:val="en-US"/>
        </w:rPr>
        <w:t xml:space="preserve">to find the target when its </w:t>
      </w:r>
      <w:r w:rsidR="00834720">
        <w:rPr>
          <w:lang w:val="en-US"/>
        </w:rPr>
        <w:t xml:space="preserve">attributes </w:t>
      </w:r>
      <w:r w:rsidR="005914DA">
        <w:rPr>
          <w:lang w:val="en-US"/>
        </w:rPr>
        <w:t>is incongruent with the surrounding context</w:t>
      </w:r>
      <w:r w:rsidR="00E341F9">
        <w:rPr>
          <w:lang w:val="en-US"/>
        </w:rPr>
        <w:t xml:space="preserve"> with lowest number of fixation</w:t>
      </w:r>
      <w:r w:rsidR="00B93098">
        <w:rPr>
          <w:lang w:val="en-US"/>
        </w:rPr>
        <w:t xml:space="preserve"> without retraining or fine-tuning the model architecture</w:t>
      </w:r>
      <w:r w:rsidR="00960A01">
        <w:rPr>
          <w:lang w:val="en-US"/>
        </w:rPr>
        <w:t xml:space="preserve">, </w:t>
      </w:r>
      <w:r w:rsidR="00FD6AC1">
        <w:rPr>
          <w:lang w:val="en-US"/>
        </w:rPr>
        <w:t xml:space="preserve">due to the nature of their bottom-up approach which neglect the variance of the object appearance, </w:t>
      </w:r>
      <w:r w:rsidR="00B93098">
        <w:rPr>
          <w:lang w:val="en-US"/>
        </w:rPr>
        <w:t>they</w:t>
      </w:r>
      <w:r w:rsidR="001A7B12" w:rsidRPr="001A7B12">
        <w:rPr>
          <w:lang w:val="en-US"/>
        </w:rPr>
        <w:t xml:space="preserve"> can only take a single search image as input</w:t>
      </w:r>
      <w:r w:rsidR="0099479A">
        <w:rPr>
          <w:lang w:val="en-US"/>
        </w:rPr>
        <w:t>, leave out the target image,</w:t>
      </w:r>
      <w:r w:rsidR="001A7B12" w:rsidRPr="001A7B12">
        <w:rPr>
          <w:lang w:val="en-US"/>
        </w:rPr>
        <w:t xml:space="preserve"> and find the target</w:t>
      </w:r>
      <w:r w:rsidR="00FD6AC1">
        <w:rPr>
          <w:lang w:val="en-US"/>
        </w:rPr>
        <w:t xml:space="preserve"> object</w:t>
      </w:r>
      <w:r w:rsidR="001A7B12" w:rsidRPr="001A7B12">
        <w:rPr>
          <w:lang w:val="en-US"/>
        </w:rPr>
        <w:t xml:space="preserve"> based on </w:t>
      </w:r>
      <w:r w:rsidR="0099479A">
        <w:rPr>
          <w:lang w:val="en-US"/>
        </w:rPr>
        <w:t>the</w:t>
      </w:r>
      <w:r w:rsidR="003905DF">
        <w:rPr>
          <w:lang w:val="en-US"/>
        </w:rPr>
        <w:t xml:space="preserve"> search</w:t>
      </w:r>
      <w:r w:rsidR="0099479A">
        <w:rPr>
          <w:lang w:val="en-US"/>
        </w:rPr>
        <w:t xml:space="preserve"> </w:t>
      </w:r>
      <w:r w:rsidR="00C21463">
        <w:rPr>
          <w:lang w:val="en-US"/>
        </w:rPr>
        <w:t xml:space="preserve">image saliency from the </w:t>
      </w:r>
      <w:r w:rsidR="0099479A">
        <w:rPr>
          <w:lang w:val="en-US"/>
        </w:rPr>
        <w:t>features</w:t>
      </w:r>
      <w:r w:rsidR="001A7B12" w:rsidRPr="001A7B12">
        <w:rPr>
          <w:lang w:val="en-US"/>
        </w:rPr>
        <w:t xml:space="preserve"> </w:t>
      </w:r>
      <w:r w:rsidR="00C21463">
        <w:rPr>
          <w:lang w:val="en-US"/>
        </w:rPr>
        <w:t>extracted from</w:t>
      </w:r>
      <w:r w:rsidR="001A7B12" w:rsidRPr="001A7B12">
        <w:rPr>
          <w:lang w:val="en-US"/>
        </w:rPr>
        <w:t xml:space="preserve"> the </w:t>
      </w:r>
      <w:r w:rsidR="0099479A">
        <w:rPr>
          <w:lang w:val="en-US"/>
        </w:rPr>
        <w:t>pre-trained model weights rather than the features extracted from the input</w:t>
      </w:r>
      <w:r w:rsidR="00FD6AC1">
        <w:rPr>
          <w:lang w:val="en-US"/>
        </w:rPr>
        <w:t xml:space="preserve"> target</w:t>
      </w:r>
      <w:r w:rsidR="0099479A">
        <w:rPr>
          <w:lang w:val="en-US"/>
        </w:rPr>
        <w:t xml:space="preserve"> image</w:t>
      </w:r>
      <w:r w:rsidR="001A7B12" w:rsidRPr="001A7B12">
        <w:rPr>
          <w:lang w:val="en-US"/>
        </w:rPr>
        <w:t>.</w:t>
      </w:r>
      <w:r w:rsidR="0099479A">
        <w:rPr>
          <w:lang w:val="en-US"/>
        </w:rPr>
        <w:t xml:space="preserve"> </w:t>
      </w:r>
      <w:r w:rsidR="00586D3A">
        <w:rPr>
          <w:lang w:val="en-US"/>
        </w:rPr>
        <w:t xml:space="preserve">Only a </w:t>
      </w:r>
      <w:r w:rsidR="00C21463">
        <w:rPr>
          <w:lang w:val="en-US"/>
        </w:rPr>
        <w:t>limited number of</w:t>
      </w:r>
      <w:r w:rsidR="00586D3A">
        <w:rPr>
          <w:lang w:val="en-US"/>
        </w:rPr>
        <w:t xml:space="preserve"> studies have incorporated the given target image</w:t>
      </w:r>
      <w:r w:rsidR="00FD6AC1">
        <w:rPr>
          <w:lang w:val="en-US"/>
        </w:rPr>
        <w:t xml:space="preserve"> into the search process for a top-down approach </w:t>
      </w:r>
      <w:r w:rsidR="001227E6">
        <w:rPr>
          <w:lang w:val="en-US"/>
        </w:rPr>
        <w:t>with zero training</w:t>
      </w:r>
      <w:r w:rsidR="00FD6AC1">
        <w:rPr>
          <w:lang w:val="en-US"/>
        </w:rPr>
        <w:t xml:space="preserve"> to overcome such obstacles</w:t>
      </w:r>
      <w:r w:rsidR="00C752D3">
        <w:rPr>
          <w:lang w:val="en-US"/>
        </w:rPr>
        <w:t>.</w:t>
      </w:r>
      <w:r w:rsidR="00C21463">
        <w:rPr>
          <w:lang w:val="en-US"/>
        </w:rPr>
        <w:t xml:space="preserve"> </w:t>
      </w:r>
      <w:r w:rsidR="00A61B63">
        <w:rPr>
          <w:lang w:val="en-US"/>
        </w:rPr>
        <w:t>To</w:t>
      </w:r>
      <w:r w:rsidR="00D20E0B">
        <w:rPr>
          <w:lang w:val="en-US"/>
        </w:rPr>
        <w:t xml:space="preserve"> mimic the human visual search fixation sequence, </w:t>
      </w:r>
      <w:r w:rsidR="002362DD">
        <w:rPr>
          <w:lang w:val="en-US"/>
        </w:rPr>
        <w:t>the visual search task for</w:t>
      </w:r>
      <w:r w:rsidR="008E76B5">
        <w:rPr>
          <w:lang w:val="en-US"/>
        </w:rPr>
        <w:t xml:space="preserve"> a</w:t>
      </w:r>
      <w:r w:rsidR="002362DD">
        <w:rPr>
          <w:lang w:val="en-US"/>
        </w:rPr>
        <w:t xml:space="preserve"> computational</w:t>
      </w:r>
      <w:r w:rsidR="008E76B5">
        <w:rPr>
          <w:lang w:val="en-US"/>
        </w:rPr>
        <w:t xml:space="preserve"> model </w:t>
      </w:r>
      <w:r w:rsidR="002362DD">
        <w:rPr>
          <w:lang w:val="en-US"/>
        </w:rPr>
        <w:t>requires</w:t>
      </w:r>
      <w:r w:rsidR="008E76B5">
        <w:rPr>
          <w:lang w:val="en-US"/>
        </w:rPr>
        <w:t xml:space="preserve"> an attention map as an output</w:t>
      </w:r>
      <w:r w:rsidR="00571599">
        <w:rPr>
          <w:lang w:val="en-US"/>
        </w:rPr>
        <w:t xml:space="preserve">, combined with the </w:t>
      </w:r>
      <w:r w:rsidR="00321D1C">
        <w:rPr>
          <w:b/>
          <w:bCs/>
          <w:lang w:val="en-US"/>
        </w:rPr>
        <w:t>I</w:t>
      </w:r>
      <w:r w:rsidR="00571599">
        <w:rPr>
          <w:lang w:val="en-US"/>
        </w:rPr>
        <w:t xml:space="preserve">nhibition </w:t>
      </w:r>
      <w:r w:rsidR="00321D1C">
        <w:rPr>
          <w:b/>
          <w:bCs/>
          <w:lang w:val="en-US"/>
        </w:rPr>
        <w:t>o</w:t>
      </w:r>
      <w:r w:rsidR="00571599">
        <w:rPr>
          <w:lang w:val="en-US"/>
        </w:rPr>
        <w:t xml:space="preserve">f </w:t>
      </w:r>
      <w:r w:rsidR="00321D1C">
        <w:rPr>
          <w:b/>
          <w:bCs/>
          <w:lang w:val="en-US"/>
        </w:rPr>
        <w:t>R</w:t>
      </w:r>
      <w:r w:rsidR="00571599">
        <w:rPr>
          <w:lang w:val="en-US"/>
        </w:rPr>
        <w:t>eturn</w:t>
      </w:r>
      <w:r w:rsidR="00321D1C">
        <w:rPr>
          <w:lang w:val="en-US"/>
        </w:rPr>
        <w:t xml:space="preserve"> (</w:t>
      </w:r>
      <w:r w:rsidR="00321D1C" w:rsidRPr="00321D1C">
        <w:rPr>
          <w:b/>
          <w:bCs/>
          <w:lang w:val="en-US"/>
        </w:rPr>
        <w:t>IOR</w:t>
      </w:r>
      <w:r w:rsidR="00321D1C">
        <w:rPr>
          <w:lang w:val="en-US"/>
        </w:rPr>
        <w:t>)</w:t>
      </w:r>
      <w:r w:rsidR="00571599">
        <w:rPr>
          <w:lang w:val="en-US"/>
        </w:rPr>
        <w:t xml:space="preserve"> method to prevent the model from revisiting </w:t>
      </w:r>
      <w:r w:rsidR="002362DD">
        <w:rPr>
          <w:lang w:val="en-US"/>
        </w:rPr>
        <w:t>attended</w:t>
      </w:r>
      <w:r w:rsidR="00571599">
        <w:rPr>
          <w:lang w:val="en-US"/>
        </w:rPr>
        <w:t xml:space="preserve"> areas.</w:t>
      </w:r>
      <w:r w:rsidR="0066176A">
        <w:rPr>
          <w:lang w:val="en-US"/>
        </w:rPr>
        <w:t xml:space="preserve"> </w:t>
      </w:r>
      <w:r w:rsidR="00E30432">
        <w:rPr>
          <w:lang w:val="en-US"/>
        </w:rPr>
        <w:t>B</w:t>
      </w:r>
      <w:r w:rsidR="00A75792">
        <w:rPr>
          <w:lang w:val="en-US"/>
        </w:rPr>
        <w:t xml:space="preserve">ased on the fact that the attention mechanism works well with the Transformer model architecture to capture the relationship between the query sequence and the target sequence, we leverage the attention map from the </w:t>
      </w:r>
      <w:r w:rsidR="00A75792" w:rsidRPr="00724FA8">
        <w:rPr>
          <w:lang w:val="en-US"/>
        </w:rPr>
        <w:t>cross-attention</w:t>
      </w:r>
      <w:r w:rsidR="00A75792">
        <w:rPr>
          <w:lang w:val="en-US"/>
        </w:rPr>
        <w:t xml:space="preserve"> of the last </w:t>
      </w:r>
      <w:r w:rsidR="00A75792" w:rsidRPr="00724FA8">
        <w:rPr>
          <w:lang w:val="en-US"/>
        </w:rPr>
        <w:t>Decoder</w:t>
      </w:r>
      <w:r w:rsidR="00A75792">
        <w:rPr>
          <w:lang w:val="en-US"/>
        </w:rPr>
        <w:t xml:space="preserve"> layer output of the modified version of </w:t>
      </w:r>
      <w:r w:rsidR="009A629D">
        <w:rPr>
          <w:lang w:val="en-US"/>
        </w:rPr>
        <w:t>the</w:t>
      </w:r>
      <w:r w:rsidR="00724FA8">
        <w:rPr>
          <w:lang w:val="en-US"/>
        </w:rPr>
        <w:t xml:space="preserve"> </w:t>
      </w:r>
      <w:r w:rsidR="00724FA8" w:rsidRPr="00724FA8">
        <w:rPr>
          <w:b/>
          <w:bCs/>
          <w:lang w:val="en-US"/>
        </w:rPr>
        <w:t>C</w:t>
      </w:r>
      <w:r w:rsidR="00724FA8">
        <w:rPr>
          <w:lang w:val="en-US"/>
        </w:rPr>
        <w:t xml:space="preserve">ontext-aware </w:t>
      </w:r>
      <w:r w:rsidR="00724FA8" w:rsidRPr="00724FA8">
        <w:rPr>
          <w:b/>
          <w:bCs/>
          <w:lang w:val="en-US"/>
        </w:rPr>
        <w:t>R</w:t>
      </w:r>
      <w:r w:rsidR="00724FA8">
        <w:rPr>
          <w:lang w:val="en-US"/>
        </w:rPr>
        <w:t xml:space="preserve">ecognition </w:t>
      </w:r>
      <w:r w:rsidR="00724FA8" w:rsidRPr="00724FA8">
        <w:rPr>
          <w:b/>
          <w:bCs/>
          <w:lang w:val="en-US"/>
        </w:rPr>
        <w:t>T</w:t>
      </w:r>
      <w:r w:rsidR="00724FA8">
        <w:rPr>
          <w:lang w:val="en-US"/>
        </w:rPr>
        <w:t xml:space="preserve">ransformer </w:t>
      </w:r>
      <w:r w:rsidR="00724FA8" w:rsidRPr="00724FA8">
        <w:rPr>
          <w:b/>
          <w:bCs/>
          <w:lang w:val="en-US"/>
        </w:rPr>
        <w:t>N</w:t>
      </w:r>
      <w:r w:rsidR="00724FA8">
        <w:rPr>
          <w:lang w:val="en-US"/>
        </w:rPr>
        <w:t>etwork</w:t>
      </w:r>
      <w:r w:rsidR="009A629D">
        <w:rPr>
          <w:lang w:val="vi-VN"/>
        </w:rPr>
        <w:t xml:space="preserve"> </w:t>
      </w:r>
      <w:r w:rsidR="00724FA8">
        <w:rPr>
          <w:lang w:val="en-US"/>
        </w:rPr>
        <w:t>(</w:t>
      </w:r>
      <w:proofErr w:type="spellStart"/>
      <w:r w:rsidR="00A75792" w:rsidRPr="00724FA8">
        <w:rPr>
          <w:b/>
          <w:bCs/>
          <w:lang w:val="en-US"/>
        </w:rPr>
        <w:t>CRTNet</w:t>
      </w:r>
      <w:proofErr w:type="spellEnd"/>
      <w:r w:rsidR="00724FA8">
        <w:rPr>
          <w:lang w:val="en-US"/>
        </w:rPr>
        <w:t>)</w:t>
      </w:r>
      <w:r w:rsidR="00A75792">
        <w:rPr>
          <w:lang w:val="en-US"/>
        </w:rPr>
        <w:t xml:space="preserve"> </w:t>
      </w:r>
      <w:r w:rsidR="00A75792">
        <w:rPr>
          <w:lang w:val="en-US"/>
        </w:rPr>
        <w:fldChar w:fldCharType="begin"/>
      </w:r>
      <w:r w:rsidR="002133BA">
        <w:rPr>
          <w:lang w:val="en-US"/>
        </w:rPr>
        <w:instrText xml:space="preserve"> ADDIN ZOTERO_ITEM CSL_CITATION {"citationID":"kt7uZq9O","properties":{"formattedCitation":"(Bomatter et al., 2021)","plainCitation":"(Bomatter et al., 2021)","noteIndex":0},"citationItems":[{"id":177,"uris":["http://zotero.org/users/10056102/items/FZM4ESH5"],"itemData":{"id":177,"type":"paper-conference","container-title":"2021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sidR="00A75792">
        <w:rPr>
          <w:lang w:val="en-US"/>
        </w:rPr>
        <w:fldChar w:fldCharType="separate"/>
      </w:r>
      <w:r w:rsidR="00A75792">
        <w:rPr>
          <w:noProof/>
          <w:lang w:val="en-US"/>
        </w:rPr>
        <w:t>(Bomatter et al., 2021)</w:t>
      </w:r>
      <w:r w:rsidR="00A75792">
        <w:rPr>
          <w:lang w:val="en-US"/>
        </w:rPr>
        <w:fldChar w:fldCharType="end"/>
      </w:r>
      <w:r w:rsidR="00A75792">
        <w:rPr>
          <w:lang w:val="en-US"/>
        </w:rPr>
        <w:t xml:space="preserve"> </w:t>
      </w:r>
      <w:r w:rsidR="00810EF1">
        <w:rPr>
          <w:lang w:val="en-US"/>
        </w:rPr>
        <w:t>and</w:t>
      </w:r>
      <w:r w:rsidR="00A75792">
        <w:rPr>
          <w:lang w:val="en-US"/>
        </w:rPr>
        <w:t xml:space="preserve"> the attention produced by the </w:t>
      </w:r>
      <w:r w:rsidR="00A75792" w:rsidRPr="00724FA8">
        <w:rPr>
          <w:lang w:val="en-US"/>
        </w:rPr>
        <w:t>self-attention</w:t>
      </w:r>
      <w:r w:rsidR="00A75792">
        <w:rPr>
          <w:lang w:val="en-US"/>
        </w:rPr>
        <w:t xml:space="preserve"> mechanism from the </w:t>
      </w:r>
      <w:r w:rsidR="00A75792" w:rsidRPr="00724FA8">
        <w:rPr>
          <w:lang w:val="en-US"/>
        </w:rPr>
        <w:t>Encoder</w:t>
      </w:r>
      <w:r w:rsidR="00A75792">
        <w:rPr>
          <w:lang w:val="en-US"/>
        </w:rPr>
        <w:t xml:space="preserve"> layer in</w:t>
      </w:r>
      <w:r w:rsidR="009A629D">
        <w:rPr>
          <w:lang w:val="en-US"/>
        </w:rPr>
        <w:t xml:space="preserve"> the modified version of</w:t>
      </w:r>
      <w:r w:rsidR="00A75792">
        <w:rPr>
          <w:lang w:val="en-US"/>
        </w:rPr>
        <w:t xml:space="preserve"> </w:t>
      </w:r>
      <w:r w:rsidR="009A629D">
        <w:rPr>
          <w:lang w:val="en-US"/>
        </w:rPr>
        <w:t>the</w:t>
      </w:r>
      <w:r w:rsidR="009A629D">
        <w:rPr>
          <w:lang w:val="vi-VN"/>
        </w:rPr>
        <w:t xml:space="preserve"> </w:t>
      </w:r>
      <w:r w:rsidR="00A75792" w:rsidRPr="00724FA8">
        <w:rPr>
          <w:b/>
          <w:bCs/>
          <w:lang w:val="en-US"/>
        </w:rPr>
        <w:t>Vi</w:t>
      </w:r>
      <w:r w:rsidR="00A75792">
        <w:rPr>
          <w:lang w:val="en-US"/>
        </w:rPr>
        <w:t xml:space="preserve">sion </w:t>
      </w:r>
      <w:r w:rsidR="00A75792" w:rsidRPr="00724FA8">
        <w:rPr>
          <w:b/>
          <w:bCs/>
          <w:lang w:val="en-US"/>
        </w:rPr>
        <w:t>T</w:t>
      </w:r>
      <w:r w:rsidR="00A75792">
        <w:rPr>
          <w:lang w:val="en-US"/>
        </w:rPr>
        <w:t>ransformer</w:t>
      </w:r>
      <w:r w:rsidR="00724FA8">
        <w:rPr>
          <w:lang w:val="en-US"/>
        </w:rPr>
        <w:t xml:space="preserve"> (</w:t>
      </w:r>
      <w:proofErr w:type="spellStart"/>
      <w:r w:rsidR="00724FA8" w:rsidRPr="00724FA8">
        <w:rPr>
          <w:b/>
          <w:bCs/>
          <w:lang w:val="en-US"/>
        </w:rPr>
        <w:t>ViT</w:t>
      </w:r>
      <w:proofErr w:type="spellEnd"/>
      <w:r w:rsidR="00724FA8">
        <w:rPr>
          <w:lang w:val="en-US"/>
        </w:rPr>
        <w:t>)</w:t>
      </w:r>
      <w:r w:rsidR="009A629D">
        <w:rPr>
          <w:lang w:val="vi-VN"/>
        </w:rPr>
        <w:t xml:space="preserve"> model</w:t>
      </w:r>
      <w:r w:rsidR="00A75792">
        <w:rPr>
          <w:lang w:val="en-US"/>
        </w:rPr>
        <w:t xml:space="preserve"> </w:t>
      </w:r>
      <w:r w:rsidR="00A75792">
        <w:rPr>
          <w:lang w:val="en-US"/>
        </w:rPr>
        <w:fldChar w:fldCharType="begin"/>
      </w:r>
      <w:r w:rsidR="009A629D">
        <w:rPr>
          <w:lang w:val="en-US"/>
        </w:rPr>
        <w:instrText xml:space="preserve"> ADDIN ZOTERO_ITEM CSL_CITATION {"citationID":"jxkdTjbJ","properties":{"formattedCitation":"(Dosovitskiy et al., 2021)","plainCitation":"(Dosovitskiy et al., 2021)","noteIndex":0},"citationItems":[{"id":178,"uris":["http://zotero.org/users/10056102/items/LYWVN5LB"],"itemData":{"id":178,"type":"article","abstract":"While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A75792">
        <w:rPr>
          <w:lang w:val="en-US"/>
        </w:rPr>
        <w:fldChar w:fldCharType="separate"/>
      </w:r>
      <w:r w:rsidR="009A629D">
        <w:rPr>
          <w:noProof/>
          <w:lang w:val="en-US"/>
        </w:rPr>
        <w:t>(Dosovitskiy et al., 2021)</w:t>
      </w:r>
      <w:r w:rsidR="00A75792">
        <w:rPr>
          <w:lang w:val="en-US"/>
        </w:rPr>
        <w:fldChar w:fldCharType="end"/>
      </w:r>
      <w:r w:rsidR="00A75792">
        <w:rPr>
          <w:lang w:val="en-US"/>
        </w:rPr>
        <w:t xml:space="preserve"> </w:t>
      </w:r>
      <w:r w:rsidR="009A629D">
        <w:rPr>
          <w:lang w:val="en-US"/>
        </w:rPr>
        <w:t>with local modulation between the search image</w:t>
      </w:r>
      <w:r w:rsidR="00810EF1">
        <w:rPr>
          <w:lang w:val="vi-VN"/>
        </w:rPr>
        <w:t xml:space="preserve"> query</w:t>
      </w:r>
      <w:r w:rsidR="009A629D">
        <w:rPr>
          <w:lang w:val="en-US"/>
        </w:rPr>
        <w:t xml:space="preserve"> and target image</w:t>
      </w:r>
      <w:r w:rsidR="00810EF1">
        <w:rPr>
          <w:lang w:val="vi-VN"/>
        </w:rPr>
        <w:t xml:space="preserve"> query</w:t>
      </w:r>
      <w:r w:rsidR="009A629D">
        <w:rPr>
          <w:lang w:val="en-US"/>
        </w:rPr>
        <w:t xml:space="preserve"> </w:t>
      </w:r>
      <w:r w:rsidR="00A75792">
        <w:rPr>
          <w:lang w:val="en-US"/>
        </w:rPr>
        <w:t>to propose a zero-shot</w:t>
      </w:r>
      <w:r w:rsidR="00A454B0">
        <w:rPr>
          <w:lang w:val="en-US"/>
        </w:rPr>
        <w:t xml:space="preserve"> </w:t>
      </w:r>
      <w:r w:rsidR="00A454B0" w:rsidRPr="00A454B0">
        <w:rPr>
          <w:b/>
          <w:bCs/>
          <w:lang w:val="en-US"/>
        </w:rPr>
        <w:t>T</w:t>
      </w:r>
      <w:r w:rsidR="00A454B0">
        <w:rPr>
          <w:lang w:val="en-US"/>
        </w:rPr>
        <w:t xml:space="preserve">arget and </w:t>
      </w:r>
      <w:r w:rsidR="00A454B0" w:rsidRPr="00A454B0">
        <w:rPr>
          <w:b/>
          <w:bCs/>
          <w:lang w:val="en-US"/>
        </w:rPr>
        <w:t>C</w:t>
      </w:r>
      <w:r w:rsidR="00A454B0">
        <w:rPr>
          <w:lang w:val="en-US"/>
        </w:rPr>
        <w:t xml:space="preserve">ontext-aware </w:t>
      </w:r>
      <w:r w:rsidR="00A454B0" w:rsidRPr="00A454B0">
        <w:rPr>
          <w:b/>
          <w:bCs/>
          <w:lang w:val="en-US"/>
        </w:rPr>
        <w:t>T</w:t>
      </w:r>
      <w:r w:rsidR="00A454B0">
        <w:rPr>
          <w:lang w:val="en-US"/>
        </w:rPr>
        <w:t>ransformer (TCT)</w:t>
      </w:r>
      <w:r w:rsidR="009A629D">
        <w:rPr>
          <w:lang w:val="en-US"/>
        </w:rPr>
        <w:t xml:space="preserve"> model architecture</w:t>
      </w:r>
      <w:r w:rsidR="007E4BB5">
        <w:rPr>
          <w:lang w:val="en-US"/>
        </w:rPr>
        <w:t xml:space="preserve"> to produce an attention map</w:t>
      </w:r>
      <w:r w:rsidR="00E30432">
        <w:rPr>
          <w:lang w:val="en-US"/>
        </w:rPr>
        <w:t xml:space="preserve"> for visual search task.</w:t>
      </w:r>
      <w:r w:rsidR="00820453">
        <w:rPr>
          <w:lang w:val="en-US"/>
        </w:rPr>
        <w:t xml:space="preserve"> </w:t>
      </w:r>
    </w:p>
    <w:p w14:paraId="2F4CB483" w14:textId="53CE643C" w:rsidR="003A06D8" w:rsidRDefault="003A06D8" w:rsidP="003A06D8">
      <w:pPr>
        <w:spacing w:line="360" w:lineRule="auto"/>
        <w:jc w:val="both"/>
        <w:rPr>
          <w:lang w:val="en-US"/>
        </w:rPr>
      </w:pPr>
    </w:p>
    <w:p w14:paraId="29A34214" w14:textId="77777777" w:rsidR="0029606A" w:rsidRDefault="0029606A" w:rsidP="003A06D8">
      <w:pPr>
        <w:spacing w:line="360" w:lineRule="auto"/>
        <w:jc w:val="both"/>
        <w:rPr>
          <w:lang w:val="en-US"/>
        </w:rPr>
      </w:pPr>
    </w:p>
    <w:p w14:paraId="47D70ACD" w14:textId="6B624ACF" w:rsidR="003A06D8" w:rsidRDefault="003A06D8" w:rsidP="003A06D8">
      <w:pPr>
        <w:spacing w:line="360" w:lineRule="auto"/>
        <w:jc w:val="both"/>
        <w:rPr>
          <w:lang w:val="en-US"/>
        </w:rPr>
      </w:pPr>
      <w:r>
        <w:rPr>
          <w:lang w:val="en-US"/>
        </w:rPr>
        <w:lastRenderedPageBreak/>
        <w:t>The main contributions of this paper are as follows:</w:t>
      </w:r>
    </w:p>
    <w:p w14:paraId="07FA0370" w14:textId="17A566F4" w:rsidR="003A06D8" w:rsidRDefault="003A06D8" w:rsidP="003A06D8">
      <w:pPr>
        <w:pStyle w:val="ListParagraph"/>
        <w:numPr>
          <w:ilvl w:val="0"/>
          <w:numId w:val="14"/>
        </w:numPr>
        <w:spacing w:line="360" w:lineRule="auto"/>
        <w:jc w:val="both"/>
        <w:rPr>
          <w:lang w:val="en-US"/>
        </w:rPr>
      </w:pPr>
      <w:r>
        <w:rPr>
          <w:lang w:val="en-US"/>
        </w:rPr>
        <w:t xml:space="preserve">Discover the top-down search process </w:t>
      </w:r>
      <w:r w:rsidR="00A454B0">
        <w:rPr>
          <w:lang w:val="en-US"/>
        </w:rPr>
        <w:t>in</w:t>
      </w:r>
      <w:r>
        <w:rPr>
          <w:lang w:val="en-US"/>
        </w:rPr>
        <w:t xml:space="preserve"> the </w:t>
      </w:r>
      <w:r w:rsidR="00A454B0" w:rsidRPr="00991606">
        <w:rPr>
          <w:b/>
          <w:bCs/>
          <w:lang w:val="en-US"/>
        </w:rPr>
        <w:t>I</w:t>
      </w:r>
      <w:r w:rsidR="00A454B0" w:rsidRPr="00A454B0">
        <w:rPr>
          <w:lang w:val="en-US"/>
        </w:rPr>
        <w:t xml:space="preserve">nvariant </w:t>
      </w:r>
      <w:r w:rsidR="00A454B0" w:rsidRPr="00991606">
        <w:rPr>
          <w:b/>
          <w:bCs/>
          <w:lang w:val="en-US"/>
        </w:rPr>
        <w:t>V</w:t>
      </w:r>
      <w:r w:rsidR="00A454B0" w:rsidRPr="00A454B0">
        <w:rPr>
          <w:lang w:val="en-US"/>
        </w:rPr>
        <w:t xml:space="preserve">isual </w:t>
      </w:r>
      <w:r w:rsidR="00A454B0" w:rsidRPr="00991606">
        <w:rPr>
          <w:b/>
          <w:bCs/>
          <w:lang w:val="en-US"/>
        </w:rPr>
        <w:t>S</w:t>
      </w:r>
      <w:r w:rsidR="00A454B0" w:rsidRPr="00A454B0">
        <w:rPr>
          <w:lang w:val="en-US"/>
        </w:rPr>
        <w:t xml:space="preserve">earch </w:t>
      </w:r>
      <w:r w:rsidR="00A454B0" w:rsidRPr="00991606">
        <w:rPr>
          <w:b/>
          <w:bCs/>
          <w:lang w:val="en-US"/>
        </w:rPr>
        <w:t>N</w:t>
      </w:r>
      <w:r w:rsidR="00A454B0" w:rsidRPr="00A454B0">
        <w:rPr>
          <w:lang w:val="en-US"/>
        </w:rPr>
        <w:t>etwork</w:t>
      </w:r>
      <w:r w:rsidR="00A454B0">
        <w:rPr>
          <w:lang w:val="en-US"/>
        </w:rPr>
        <w:t xml:space="preserve"> (</w:t>
      </w:r>
      <w:r>
        <w:rPr>
          <w:lang w:val="en-US"/>
        </w:rPr>
        <w:t>IVSN</w:t>
      </w:r>
      <w:r w:rsidR="00A454B0">
        <w:rPr>
          <w:lang w:val="en-US"/>
        </w:rPr>
        <w:t>)</w:t>
      </w:r>
      <w:r>
        <w:rPr>
          <w:lang w:val="en-US"/>
        </w:rPr>
        <w:t xml:space="preserve"> model </w:t>
      </w:r>
      <w:r>
        <w:rPr>
          <w:lang w:val="en-US"/>
        </w:rPr>
        <w:fldChar w:fldCharType="begin"/>
      </w:r>
      <w:r>
        <w:rPr>
          <w:lang w:val="en-US"/>
        </w:rPr>
        <w:instrText xml:space="preserve"> ADDIN ZOTERO_ITEM CSL_CITATION {"citationID":"CFkxWYZm","properties":{"formattedCitation":"(Zhang et al., 2018)","plainCitation":"(Zhang et al., 2018)","noteIndex":0},"citationItems":[{"id":181,"uris":["http://zotero.org/users/10056102/items/HUS7FB7V"],"itemData":{"id":181,"type":"article-journal","abstract":"Abstract\n            Searching for a target object in a cluttered scene constitutes a fundamental challenge in daily vision. Visual search must be selective enough to discriminate the target from distractors, invariant to changes in the appearance of the target, efficient to avoid exhaustive exploration of the image, and must generalize to locate novel target objects with zero-shot training. Previous work on visual search has focused on searching for perfect matches of a target after extensive category-specific training. Here, we show for the first time that humans can efficiently and invariantly search for natural objects in complex scenes. To gain insight into the mechanisms that guide visual search, we propose a biologically inspired computational model that can locate targets without exhaustive sampling and which can generalize to novel objects. The model provides an approximation to the mechanisms integrating bottom-up and top-down signals during search in natural scenes.","container-title":"Nature Communications","DOI":"10.1038/s41467-018-06217-x","ISSN":"2041-1723","issue":"1","journalAbbreviation":"Nat Commun","language":"en","page":"3730","source":"DOI.org (Crossref)","title":"Finding any Waldo with zero-shot invariant and efficient visual search","volume":"9","author":[{"family":"Zhang","given":"Mengmi"},{"family":"Feng","given":"Jiashi"},{"family":"Ma","given":"Keng Teck"},{"family":"Lim","given":"Joo Hwee"},{"family":"Zhao","given":"Qi"},{"family":"Kreiman","given":"Gabriel"}],"issued":{"date-parts":[["2018",9,13]]}}}],"schema":"https://github.com/citation-style-language/schema/raw/master/csl-citation.json"} </w:instrText>
      </w:r>
      <w:r>
        <w:rPr>
          <w:lang w:val="en-US"/>
        </w:rPr>
        <w:fldChar w:fldCharType="separate"/>
      </w:r>
      <w:r>
        <w:rPr>
          <w:noProof/>
          <w:lang w:val="en-US"/>
        </w:rPr>
        <w:t>(Zhang et al., 2018)</w:t>
      </w:r>
      <w:r>
        <w:rPr>
          <w:lang w:val="en-US"/>
        </w:rPr>
        <w:fldChar w:fldCharType="end"/>
      </w:r>
      <w:r>
        <w:rPr>
          <w:lang w:val="en-US"/>
        </w:rPr>
        <w:t xml:space="preserve"> to understand the computational visual search research process and how the model performs the visual search task.</w:t>
      </w:r>
    </w:p>
    <w:p w14:paraId="3D7F3F60" w14:textId="7C08EB1D" w:rsidR="003A06D8" w:rsidRDefault="00F6496A" w:rsidP="003A06D8">
      <w:pPr>
        <w:pStyle w:val="ListParagraph"/>
        <w:numPr>
          <w:ilvl w:val="0"/>
          <w:numId w:val="14"/>
        </w:numPr>
        <w:spacing w:line="360" w:lineRule="auto"/>
        <w:jc w:val="both"/>
        <w:rPr>
          <w:lang w:val="en-US"/>
        </w:rPr>
      </w:pPr>
      <w:r>
        <w:rPr>
          <w:lang w:val="en-US"/>
        </w:rPr>
        <w:t>Introducing augmentation in the COCO</w:t>
      </w:r>
      <w:r w:rsidR="007A3DCA">
        <w:rPr>
          <w:lang w:val="en-US"/>
        </w:rPr>
        <w:t>-Search</w:t>
      </w:r>
      <w:r>
        <w:rPr>
          <w:lang w:val="en-US"/>
        </w:rPr>
        <w:t>18 dataset</w:t>
      </w:r>
      <w:r w:rsidR="007A3DCA">
        <w:rPr>
          <w:lang w:val="en-US"/>
        </w:rPr>
        <w:t xml:space="preserve"> </w:t>
      </w:r>
      <w:r w:rsidR="007A3DCA">
        <w:rPr>
          <w:lang w:val="en-US"/>
        </w:rPr>
        <w:fldChar w:fldCharType="begin"/>
      </w:r>
      <w:r w:rsidR="002133BA">
        <w:rPr>
          <w:lang w:val="en-US"/>
        </w:rPr>
        <w:instrText xml:space="preserve"> ADDIN ZOTERO_ITEM CSL_CITATION {"citationID":"N7RCFCKM","properties":{"formattedCitation":"(Yang et al., 2020)","plainCitation":"(Yang et al., 2020)","noteIndex":0},"citationItems":[{"id":206,"uris":["http://zotero.org/users/10056102/items/SPQ76I3A"],"itemData":{"id":206,"type":"paper-conference","abstract":"Human gaze behavior prediction is important for behavioral vision and for computer vision applications. Most models mainly focus on predicting free-viewing behavior using saliency maps, but do not generalize to goal-directed behavior, such as when a person searches for a visual target object. We propose the ﬁrst inverse reinforcement learning (IRL) model to learn the internal reward function and policy used by humans during visual search. We modeled the viewer’s internal belief states as dynamic contextual belief maps of object locations. These maps were learned and then used to predict behavioral scanpaths for multiple target categories. To train and evaluate our IRL model we created COCO-Search18, which is now the largest dataset of highquality search ﬁxations in existence. COCO-Search18 has 10 participants searching for each of 18 target-object categories in 6202 images, making about 300,000 goal-directed ﬁxations. When trained and evaluated on COCO-Search18, the IRL model outperformed baseline models in predicting search ﬁxation scanpaths, both in terms of similarity to human search behavior and search efﬁciency. Finally, reward maps recovered by the IRL model reveal distinctive targetdependent patterns of object prioritization, which we interpret as a learned object context.","container-title":"2020 IEEE/CVF Conference on Computer Vision and Pattern Recognition (CVPR)","DOI":"10.1109/CVPR42600.2020.00027","event-title":"2020 IEEE/CVF Conference on Computer Vision and Pattern Recognition (CVPR)","ISBN":"978-1-7281-7168-5","language":"en","license":"https://ieeexplore.ieee.org/Xplorehelp/downloads/license-information/IEEE.html","page":"190-199","publisher":"IEEE","publisher-place":"Seattle, WA, USA","source":"DOI.org (Crossref)","title":"Predicting Goal-Directed Human Attention Using Inverse Reinforcement Learning","URL":"https://ieeexplore.ieee.org/document/9157666/","author":[{"family":"Yang","given":"Zhibo"},{"family":"Huang","given":"Lihan"},{"family":"Chen","given":"Yupei"},{"family":"Wei","given":"Zijun"},{"family":"Ahn","given":"Seoyoung"},{"family":"Zelinsky","given":"Gregory"},{"family":"Samaras","given":"Dimitris"},{"family":"Hoai","given":"Minh"}],"accessed":{"date-parts":[["2026",1,25]]},"issued":{"date-parts":[["2020",6]]}}}],"schema":"https://github.com/citation-style-language/schema/raw/master/csl-citation.json"} </w:instrText>
      </w:r>
      <w:r w:rsidR="007A3DCA">
        <w:rPr>
          <w:lang w:val="en-US"/>
        </w:rPr>
        <w:fldChar w:fldCharType="separate"/>
      </w:r>
      <w:r w:rsidR="007A3DCA">
        <w:rPr>
          <w:noProof/>
          <w:lang w:val="en-US"/>
        </w:rPr>
        <w:t>(Yang et al., 2020)</w:t>
      </w:r>
      <w:r w:rsidR="007A3DCA">
        <w:rPr>
          <w:lang w:val="en-US"/>
        </w:rPr>
        <w:fldChar w:fldCharType="end"/>
      </w:r>
      <w:r w:rsidR="007A3DCA">
        <w:rPr>
          <w:lang w:val="en-US"/>
        </w:rPr>
        <w:t xml:space="preserve"> </w:t>
      </w:r>
      <w:r>
        <w:rPr>
          <w:lang w:val="en-US"/>
        </w:rPr>
        <w:t xml:space="preserve">for training the </w:t>
      </w:r>
      <w:proofErr w:type="spellStart"/>
      <w:r>
        <w:rPr>
          <w:lang w:val="en-US"/>
        </w:rPr>
        <w:t>CRTNet</w:t>
      </w:r>
      <w:proofErr w:type="spellEnd"/>
      <w:r>
        <w:rPr>
          <w:lang w:val="en-US"/>
        </w:rPr>
        <w:t xml:space="preserve"> model.</w:t>
      </w:r>
    </w:p>
    <w:p w14:paraId="1391A573" w14:textId="5C726A2D" w:rsidR="006A2FCC" w:rsidRDefault="006A2FCC" w:rsidP="003A06D8">
      <w:pPr>
        <w:pStyle w:val="ListParagraph"/>
        <w:numPr>
          <w:ilvl w:val="0"/>
          <w:numId w:val="14"/>
        </w:numPr>
        <w:spacing w:line="360" w:lineRule="auto"/>
        <w:jc w:val="both"/>
        <w:rPr>
          <w:lang w:val="en-US"/>
        </w:rPr>
      </w:pPr>
      <w:r>
        <w:rPr>
          <w:lang w:val="en-US"/>
        </w:rPr>
        <w:t xml:space="preserve">Evaluate the object recognition accuracy performance of the modified versions of the </w:t>
      </w:r>
      <w:proofErr w:type="spellStart"/>
      <w:r>
        <w:rPr>
          <w:lang w:val="en-US"/>
        </w:rPr>
        <w:t>CRTNet</w:t>
      </w:r>
      <w:proofErr w:type="spellEnd"/>
      <w:r>
        <w:rPr>
          <w:lang w:val="en-US"/>
        </w:rPr>
        <w:t xml:space="preserve"> model that include the target bounding box coordinates in the positional encoding layer, trained on the augmented COCO-Search18 dataset.</w:t>
      </w:r>
    </w:p>
    <w:p w14:paraId="6627F6C5" w14:textId="0D02E5B3" w:rsidR="00F6496A" w:rsidRDefault="00F6496A" w:rsidP="003A06D8">
      <w:pPr>
        <w:pStyle w:val="ListParagraph"/>
        <w:numPr>
          <w:ilvl w:val="0"/>
          <w:numId w:val="14"/>
        </w:numPr>
        <w:spacing w:line="360" w:lineRule="auto"/>
        <w:jc w:val="both"/>
        <w:rPr>
          <w:lang w:val="en-US"/>
        </w:rPr>
      </w:pPr>
      <w:r>
        <w:rPr>
          <w:lang w:val="en-US"/>
        </w:rPr>
        <w:t xml:space="preserve">Propose different modified versions of the </w:t>
      </w:r>
      <w:proofErr w:type="spellStart"/>
      <w:r>
        <w:rPr>
          <w:lang w:val="en-US"/>
        </w:rPr>
        <w:t>CRTNet</w:t>
      </w:r>
      <w:proofErr w:type="spellEnd"/>
      <w:r>
        <w:rPr>
          <w:lang w:val="en-US"/>
        </w:rPr>
        <w:t xml:space="preserve"> model that exclude the target bounding box coordinates </w:t>
      </w:r>
      <w:r w:rsidR="006A2FCC">
        <w:rPr>
          <w:lang w:val="en-US"/>
        </w:rPr>
        <w:t>from</w:t>
      </w:r>
      <w:r>
        <w:rPr>
          <w:lang w:val="en-US"/>
        </w:rPr>
        <w:t xml:space="preserve"> the positional encoding layer to conform to the visual search task constraints.</w:t>
      </w:r>
    </w:p>
    <w:p w14:paraId="32EA723A" w14:textId="3263BE29" w:rsidR="00F6496A" w:rsidRPr="003A06D8" w:rsidRDefault="0004233C" w:rsidP="003A06D8">
      <w:pPr>
        <w:pStyle w:val="ListParagraph"/>
        <w:numPr>
          <w:ilvl w:val="0"/>
          <w:numId w:val="14"/>
        </w:numPr>
        <w:spacing w:line="360" w:lineRule="auto"/>
        <w:jc w:val="both"/>
        <w:rPr>
          <w:lang w:val="en-US"/>
        </w:rPr>
      </w:pPr>
      <w:r>
        <w:rPr>
          <w:lang w:val="en-US"/>
        </w:rPr>
        <w:t>Perform visual search task performance using the TCT model on different benchmark datasets.</w:t>
      </w:r>
    </w:p>
    <w:p w14:paraId="3D967B1D" w14:textId="77777777" w:rsidR="00A46076" w:rsidRPr="00A46076" w:rsidRDefault="00A46076" w:rsidP="00A46076">
      <w:pPr>
        <w:rPr>
          <w:lang w:val="en-US"/>
        </w:rPr>
      </w:pPr>
    </w:p>
    <w:p w14:paraId="0AF1A433" w14:textId="77777777" w:rsidR="00215683" w:rsidRDefault="00215683" w:rsidP="00215683">
      <w:pPr>
        <w:pStyle w:val="Heading2"/>
        <w:numPr>
          <w:ilvl w:val="0"/>
          <w:numId w:val="0"/>
        </w:numPr>
        <w:ind w:left="720" w:hanging="720"/>
      </w:pPr>
    </w:p>
    <w:p w14:paraId="3BA1E72C" w14:textId="77777777" w:rsidR="009233E8" w:rsidRDefault="009233E8" w:rsidP="009233E8">
      <w:pPr>
        <w:rPr>
          <w:lang w:val="en-US"/>
        </w:rPr>
      </w:pPr>
    </w:p>
    <w:p w14:paraId="060DC371" w14:textId="77777777" w:rsidR="009233E8" w:rsidRDefault="009233E8" w:rsidP="009233E8">
      <w:pPr>
        <w:rPr>
          <w:lang w:val="en-US"/>
        </w:rPr>
      </w:pPr>
    </w:p>
    <w:p w14:paraId="411DA892" w14:textId="77777777" w:rsidR="009233E8" w:rsidRDefault="009233E8" w:rsidP="009233E8">
      <w:pPr>
        <w:rPr>
          <w:lang w:val="en-US"/>
        </w:rPr>
      </w:pPr>
    </w:p>
    <w:p w14:paraId="79E4787D" w14:textId="77777777" w:rsidR="009233E8" w:rsidRDefault="009233E8" w:rsidP="009233E8">
      <w:pPr>
        <w:rPr>
          <w:lang w:val="en-US"/>
        </w:rPr>
      </w:pPr>
    </w:p>
    <w:p w14:paraId="1184C0F2" w14:textId="77777777" w:rsidR="009233E8" w:rsidRDefault="009233E8" w:rsidP="009233E8">
      <w:pPr>
        <w:rPr>
          <w:lang w:val="en-US"/>
        </w:rPr>
      </w:pPr>
    </w:p>
    <w:p w14:paraId="46F7018E" w14:textId="77777777" w:rsidR="009233E8" w:rsidRDefault="009233E8" w:rsidP="009233E8">
      <w:pPr>
        <w:rPr>
          <w:lang w:val="en-US"/>
        </w:rPr>
      </w:pPr>
    </w:p>
    <w:p w14:paraId="5B607E65" w14:textId="77777777" w:rsidR="009233E8" w:rsidRDefault="009233E8" w:rsidP="009233E8">
      <w:pPr>
        <w:rPr>
          <w:lang w:val="en-US"/>
        </w:rPr>
      </w:pPr>
    </w:p>
    <w:p w14:paraId="1D22E30D" w14:textId="77777777" w:rsidR="009233E8" w:rsidRDefault="009233E8" w:rsidP="009233E8">
      <w:pPr>
        <w:rPr>
          <w:lang w:val="en-US"/>
        </w:rPr>
      </w:pPr>
    </w:p>
    <w:p w14:paraId="1B761A28" w14:textId="77777777" w:rsidR="009233E8" w:rsidRDefault="009233E8" w:rsidP="009233E8">
      <w:pPr>
        <w:rPr>
          <w:lang w:val="en-US"/>
        </w:rPr>
      </w:pPr>
    </w:p>
    <w:p w14:paraId="62C7DD81" w14:textId="77777777" w:rsidR="009233E8" w:rsidRDefault="009233E8" w:rsidP="009233E8">
      <w:pPr>
        <w:rPr>
          <w:lang w:val="en-US"/>
        </w:rPr>
      </w:pPr>
    </w:p>
    <w:p w14:paraId="3D0FA292" w14:textId="77777777" w:rsidR="009233E8" w:rsidRDefault="009233E8" w:rsidP="009233E8">
      <w:pPr>
        <w:rPr>
          <w:lang w:val="en-US"/>
        </w:rPr>
      </w:pPr>
    </w:p>
    <w:p w14:paraId="78C9A796" w14:textId="77777777" w:rsidR="009233E8" w:rsidRDefault="009233E8" w:rsidP="009233E8">
      <w:pPr>
        <w:rPr>
          <w:lang w:val="en-US"/>
        </w:rPr>
      </w:pPr>
    </w:p>
    <w:p w14:paraId="0BA9051F" w14:textId="77777777" w:rsidR="009233E8" w:rsidRDefault="009233E8" w:rsidP="009233E8">
      <w:pPr>
        <w:rPr>
          <w:lang w:val="en-US"/>
        </w:rPr>
      </w:pPr>
    </w:p>
    <w:p w14:paraId="31D1A7F8" w14:textId="77777777" w:rsidR="009233E8" w:rsidRDefault="009233E8" w:rsidP="009233E8">
      <w:pPr>
        <w:rPr>
          <w:lang w:val="en-US"/>
        </w:rPr>
      </w:pPr>
    </w:p>
    <w:p w14:paraId="6387889A" w14:textId="77777777" w:rsidR="009233E8" w:rsidRDefault="009233E8" w:rsidP="009233E8">
      <w:pPr>
        <w:rPr>
          <w:lang w:val="en-US"/>
        </w:rPr>
      </w:pPr>
    </w:p>
    <w:p w14:paraId="7EACD2D6" w14:textId="77777777" w:rsidR="009233E8" w:rsidRDefault="009233E8" w:rsidP="009233E8">
      <w:pPr>
        <w:rPr>
          <w:lang w:val="en-US"/>
        </w:rPr>
      </w:pPr>
    </w:p>
    <w:p w14:paraId="648F3325" w14:textId="77777777" w:rsidR="009233E8" w:rsidRDefault="009233E8" w:rsidP="009233E8">
      <w:pPr>
        <w:rPr>
          <w:lang w:val="en-US"/>
        </w:rPr>
      </w:pPr>
    </w:p>
    <w:p w14:paraId="67026A81" w14:textId="77777777" w:rsidR="009233E8" w:rsidRDefault="009233E8" w:rsidP="009233E8">
      <w:pPr>
        <w:rPr>
          <w:lang w:val="en-US"/>
        </w:rPr>
      </w:pPr>
    </w:p>
    <w:p w14:paraId="01235DE5" w14:textId="77777777" w:rsidR="009233E8" w:rsidRDefault="009233E8" w:rsidP="009233E8">
      <w:pPr>
        <w:rPr>
          <w:lang w:val="en-US"/>
        </w:rPr>
      </w:pPr>
    </w:p>
    <w:p w14:paraId="5A457F06" w14:textId="77777777" w:rsidR="009233E8" w:rsidRDefault="009233E8" w:rsidP="009233E8">
      <w:pPr>
        <w:rPr>
          <w:lang w:val="en-US"/>
        </w:rPr>
      </w:pPr>
    </w:p>
    <w:p w14:paraId="6CD1269A" w14:textId="77777777" w:rsidR="009233E8" w:rsidRDefault="009233E8" w:rsidP="009233E8">
      <w:pPr>
        <w:rPr>
          <w:lang w:val="en-US"/>
        </w:rPr>
      </w:pPr>
    </w:p>
    <w:p w14:paraId="0484A7E7" w14:textId="77777777" w:rsidR="009233E8" w:rsidRDefault="009233E8" w:rsidP="009233E8">
      <w:pPr>
        <w:rPr>
          <w:lang w:val="en-US"/>
        </w:rPr>
      </w:pPr>
    </w:p>
    <w:p w14:paraId="1468B004" w14:textId="77777777" w:rsidR="009233E8" w:rsidRDefault="009233E8" w:rsidP="009233E8">
      <w:pPr>
        <w:rPr>
          <w:lang w:val="en-US"/>
        </w:rPr>
      </w:pPr>
    </w:p>
    <w:p w14:paraId="7DBF157B" w14:textId="77777777" w:rsidR="009233E8" w:rsidRPr="009233E8" w:rsidRDefault="009233E8" w:rsidP="009233E8">
      <w:pPr>
        <w:rPr>
          <w:lang w:val="en-US"/>
        </w:rPr>
      </w:pPr>
    </w:p>
    <w:p w14:paraId="4C77AF22" w14:textId="65740EA4" w:rsidR="007442F6" w:rsidRDefault="007442F6" w:rsidP="007442F6">
      <w:pPr>
        <w:pStyle w:val="Heading1"/>
        <w:numPr>
          <w:ilvl w:val="0"/>
          <w:numId w:val="7"/>
        </w:numPr>
        <w:rPr>
          <w:lang w:val="en-US"/>
        </w:rPr>
      </w:pPr>
      <w:r>
        <w:rPr>
          <w:lang w:val="en-US"/>
        </w:rPr>
        <w:lastRenderedPageBreak/>
        <w:br/>
      </w:r>
      <w:r>
        <w:rPr>
          <w:lang w:val="en-US"/>
        </w:rPr>
        <w:br/>
      </w:r>
      <w:bookmarkStart w:id="10" w:name="_Toc223700705"/>
      <w:r w:rsidR="00321D1C">
        <w:rPr>
          <w:lang w:val="en-US"/>
        </w:rPr>
        <w:t>Literature Review</w:t>
      </w:r>
      <w:bookmarkEnd w:id="10"/>
    </w:p>
    <w:p w14:paraId="2F2CEE82" w14:textId="77777777" w:rsidR="003120BC" w:rsidRDefault="003120BC" w:rsidP="003120BC">
      <w:pPr>
        <w:rPr>
          <w:lang w:val="en-US"/>
        </w:rPr>
      </w:pPr>
    </w:p>
    <w:p w14:paraId="03C2390E" w14:textId="77777777" w:rsidR="003120BC" w:rsidRPr="003120BC" w:rsidRDefault="003120BC" w:rsidP="003120BC">
      <w:pPr>
        <w:rPr>
          <w:lang w:val="en-US"/>
        </w:rPr>
      </w:pPr>
    </w:p>
    <w:p w14:paraId="452CE5F9" w14:textId="36657F94" w:rsidR="009D3F69" w:rsidRPr="000151E0" w:rsidRDefault="00B60141" w:rsidP="00D50B6F">
      <w:pPr>
        <w:pStyle w:val="Heading2"/>
      </w:pPr>
      <w:bookmarkStart w:id="11" w:name="_Toc223700706"/>
      <w:r>
        <w:t>Cognitive visual search theory</w:t>
      </w:r>
      <w:bookmarkEnd w:id="11"/>
    </w:p>
    <w:p w14:paraId="0DDE1B5D" w14:textId="14D9FE79" w:rsidR="00B93EC7" w:rsidRPr="00B93EC7" w:rsidRDefault="00B60141" w:rsidP="00B93EC7">
      <w:pPr>
        <w:pStyle w:val="Heading3"/>
      </w:pPr>
      <w:bookmarkStart w:id="12" w:name="_Toc223700707"/>
      <w:r>
        <w:t>Feature-Integration Theory</w:t>
      </w:r>
      <w:bookmarkEnd w:id="12"/>
    </w:p>
    <w:p w14:paraId="14280EA3" w14:textId="24394817" w:rsidR="00011A23" w:rsidRDefault="00E434B5" w:rsidP="008B67B3">
      <w:pPr>
        <w:spacing w:line="360" w:lineRule="auto"/>
        <w:jc w:val="both"/>
        <w:rPr>
          <w:lang w:val="en-US"/>
        </w:rPr>
      </w:pPr>
      <w:r>
        <w:rPr>
          <w:lang w:val="en-US"/>
        </w:rPr>
        <w:t>Visual search</w:t>
      </w:r>
      <w:r w:rsidR="00834720">
        <w:rPr>
          <w:lang w:val="en-US"/>
        </w:rPr>
        <w:t xml:space="preserve"> </w:t>
      </w:r>
      <w:r w:rsidR="00820453">
        <w:rPr>
          <w:kern w:val="0"/>
          <w:lang w:val="en-US"/>
          <w14:ligatures w14:val="none"/>
        </w:rPr>
        <w:t>was</w:t>
      </w:r>
      <w:r w:rsidR="00B226C9">
        <w:rPr>
          <w:kern w:val="0"/>
          <w:lang w:val="en-US"/>
          <w14:ligatures w14:val="none"/>
        </w:rPr>
        <w:t xml:space="preserve"> </w:t>
      </w:r>
      <w:r w:rsidR="00820453">
        <w:rPr>
          <w:kern w:val="0"/>
          <w:lang w:val="en-US"/>
          <w14:ligatures w14:val="none"/>
        </w:rPr>
        <w:t xml:space="preserve">systematically defined </w:t>
      </w:r>
      <w:r>
        <w:rPr>
          <w:kern w:val="0"/>
          <w:lang w:val="en-US"/>
          <w14:ligatures w14:val="none"/>
        </w:rPr>
        <w:t xml:space="preserve">as the process of locating </w:t>
      </w:r>
      <w:r w:rsidR="00820453">
        <w:rPr>
          <w:kern w:val="0"/>
          <w:lang w:val="en-US"/>
          <w14:ligatures w14:val="none"/>
        </w:rPr>
        <w:t xml:space="preserve">a target </w:t>
      </w:r>
      <w:r>
        <w:rPr>
          <w:kern w:val="0"/>
          <w:lang w:val="en-US"/>
          <w14:ligatures w14:val="none"/>
        </w:rPr>
        <w:t>in a</w:t>
      </w:r>
      <w:r>
        <w:rPr>
          <w:lang w:val="en-US"/>
        </w:rPr>
        <w:t xml:space="preserve"> search scene, display, image, etc., that contains multiple distractors </w:t>
      </w:r>
      <w:r>
        <w:rPr>
          <w:lang w:val="en-US"/>
        </w:rPr>
        <w:fldChar w:fldCharType="begin"/>
      </w:r>
      <w:r>
        <w:rPr>
          <w:lang w:val="en-US"/>
        </w:rPr>
        <w:instrText xml:space="preserve"> ADDIN ZOTERO_ITEM CSL_CITATION {"citationID":"dy8F7Uv7","properties":{"formattedCitation":"(Treisman &amp; Gelade, 1980)","plainCitation":"(Treisman &amp; Gelade, 1980)","noteIndex":0},"citationItems":[{"id":187,"uris":["http://zotero.org/users/10056102/items/DHPL9MM7"],"itemData":{"id":187,"type":"article-journal","container-title":"Cognitive Psychology","DOI":"10.1016/0010-0285(80)90005-5","ISSN":"00100285","issue":"1","journalAbbreviation":"Cognitive Psychology","language":"en","license":"https://www.elsevier.com/tdm/userlicense/1.0/","page":"97-136","source":"DOI.org (Crossref)","title":"A feature-integration theory of attention","volume":"12","author":[{"family":"Treisman","given":"Anne M."},{"family":"Gelade","given":"Garry"}],"issued":{"date-parts":[["1980",1]]}}}],"schema":"https://github.com/citation-style-language/schema/raw/master/csl-citation.json"} </w:instrText>
      </w:r>
      <w:r>
        <w:rPr>
          <w:lang w:val="en-US"/>
        </w:rPr>
        <w:fldChar w:fldCharType="separate"/>
      </w:r>
      <w:r>
        <w:rPr>
          <w:noProof/>
          <w:lang w:val="en-US"/>
        </w:rPr>
        <w:t>(Treisman &amp; Gelade, 1980)</w:t>
      </w:r>
      <w:r>
        <w:rPr>
          <w:lang w:val="en-US"/>
        </w:rPr>
        <w:fldChar w:fldCharType="end"/>
      </w:r>
      <w:r>
        <w:rPr>
          <w:lang w:val="en-US"/>
        </w:rPr>
        <w:t>.</w:t>
      </w:r>
      <w:r w:rsidR="00820453">
        <w:rPr>
          <w:lang w:val="en-US"/>
        </w:rPr>
        <w:t xml:space="preserve"> </w:t>
      </w:r>
      <w:r w:rsidR="00E13192">
        <w:rPr>
          <w:lang w:val="en-US"/>
        </w:rPr>
        <w:t xml:space="preserve">The </w:t>
      </w:r>
      <w:r w:rsidR="00E13192" w:rsidRPr="00C73E4F">
        <w:rPr>
          <w:b/>
          <w:bCs/>
          <w:lang w:val="en-US"/>
        </w:rPr>
        <w:t>F</w:t>
      </w:r>
      <w:r w:rsidR="00E13192">
        <w:rPr>
          <w:lang w:val="en-US"/>
        </w:rPr>
        <w:t>eature-</w:t>
      </w:r>
      <w:r w:rsidR="00E13192" w:rsidRPr="00C73E4F">
        <w:rPr>
          <w:b/>
          <w:bCs/>
          <w:lang w:val="en-US"/>
        </w:rPr>
        <w:t>I</w:t>
      </w:r>
      <w:r w:rsidR="00E13192">
        <w:rPr>
          <w:lang w:val="en-US"/>
        </w:rPr>
        <w:t xml:space="preserve">ntegration </w:t>
      </w:r>
      <w:r w:rsidR="00E13192" w:rsidRPr="00C73E4F">
        <w:rPr>
          <w:b/>
          <w:bCs/>
          <w:lang w:val="en-US"/>
        </w:rPr>
        <w:t>T</w:t>
      </w:r>
      <w:r w:rsidR="00E13192">
        <w:rPr>
          <w:lang w:val="en-US"/>
        </w:rPr>
        <w:t xml:space="preserve">heory (FIT) of Attention, proposed by Treisman and </w:t>
      </w:r>
      <w:proofErr w:type="spellStart"/>
      <w:r w:rsidR="00E13192">
        <w:rPr>
          <w:lang w:val="en-US"/>
        </w:rPr>
        <w:t>Gelade</w:t>
      </w:r>
      <w:proofErr w:type="spellEnd"/>
      <w:r w:rsidR="00E13192">
        <w:rPr>
          <w:lang w:val="vi-VN"/>
        </w:rPr>
        <w:t xml:space="preserve"> in 1980</w:t>
      </w:r>
      <w:r w:rsidR="00E13192">
        <w:rPr>
          <w:lang w:val="en-US"/>
        </w:rPr>
        <w:t>, laid the foundation for visual search as a mechanistic model and</w:t>
      </w:r>
      <w:r w:rsidR="00E13192">
        <w:rPr>
          <w:lang w:val="vi-VN"/>
        </w:rPr>
        <w:t xml:space="preserve"> as a premise for later research</w:t>
      </w:r>
      <w:r w:rsidR="00E13192">
        <w:rPr>
          <w:lang w:val="en-US"/>
        </w:rPr>
        <w:t xml:space="preserve"> in visual search modeling. The theory </w:t>
      </w:r>
      <w:r w:rsidR="008B67B3">
        <w:rPr>
          <w:kern w:val="0"/>
          <w:lang w:val="en-US"/>
          <w14:ligatures w14:val="none"/>
        </w:rPr>
        <w:t xml:space="preserve">posits that humans employ </w:t>
      </w:r>
      <w:r w:rsidR="00362084">
        <w:rPr>
          <w:kern w:val="0"/>
          <w:lang w:val="en-US"/>
          <w14:ligatures w14:val="none"/>
        </w:rPr>
        <w:t>three</w:t>
      </w:r>
      <w:r w:rsidR="008B67B3">
        <w:rPr>
          <w:kern w:val="0"/>
          <w:lang w:val="en-US"/>
          <w14:ligatures w14:val="none"/>
        </w:rPr>
        <w:t xml:space="preserve"> approaches for identifying a unitary target: either through the saliency of the target features</w:t>
      </w:r>
      <w:r w:rsidR="008B67B3">
        <w:rPr>
          <w:kern w:val="0"/>
          <w:lang w:val="vi-VN"/>
          <w14:ligatures w14:val="none"/>
        </w:rPr>
        <w:t xml:space="preserve"> in the search image (bottom-up)</w:t>
      </w:r>
      <w:r w:rsidR="008B67B3">
        <w:rPr>
          <w:kern w:val="0"/>
          <w:lang w:val="en-US"/>
          <w14:ligatures w14:val="none"/>
        </w:rPr>
        <w:t xml:space="preserve"> or via</w:t>
      </w:r>
      <w:r w:rsidR="008B67B3">
        <w:rPr>
          <w:lang w:val="en-US"/>
        </w:rPr>
        <w:t xml:space="preserve"> </w:t>
      </w:r>
      <w:r w:rsidR="008B67B3">
        <w:rPr>
          <w:lang w:val="vi-VN"/>
        </w:rPr>
        <w:t xml:space="preserve">a </w:t>
      </w:r>
      <w:r w:rsidR="008B67B3">
        <w:rPr>
          <w:lang w:val="en-US"/>
        </w:rPr>
        <w:t>target-driven approach</w:t>
      </w:r>
      <w:r w:rsidR="008B67B3">
        <w:rPr>
          <w:lang w:val="vi-VN"/>
        </w:rPr>
        <w:t xml:space="preserve"> (top-down)</w:t>
      </w:r>
      <w:r w:rsidR="009838BF">
        <w:rPr>
          <w:lang w:val="en-US"/>
        </w:rPr>
        <w:t>, or both simultaneously</w:t>
      </w:r>
      <w:r w:rsidR="008B67B3">
        <w:rPr>
          <w:lang w:val="en-US"/>
        </w:rPr>
        <w:t>. The theory also formalized attention as the key requirement in visual search, showing that attention is necessary for feature binding, either through focal attention to focus on a single feature to acknowledge what other features are presented to form an object, or the attention is distributed over the whole group of items that share relevant features.</w:t>
      </w:r>
      <w:r w:rsidR="00AB0791">
        <w:rPr>
          <w:lang w:val="en-US"/>
        </w:rPr>
        <w:t xml:space="preserve"> </w:t>
      </w:r>
      <w:r w:rsidR="00B93EC7">
        <w:rPr>
          <w:lang w:val="en-US"/>
        </w:rPr>
        <w:t xml:space="preserve">Moreover, Treisman and </w:t>
      </w:r>
      <w:proofErr w:type="spellStart"/>
      <w:r w:rsidR="00B93EC7">
        <w:rPr>
          <w:lang w:val="en-US"/>
        </w:rPr>
        <w:t>Gelade</w:t>
      </w:r>
      <w:proofErr w:type="spellEnd"/>
      <w:r w:rsidR="00B93EC7">
        <w:rPr>
          <w:lang w:val="en-US"/>
        </w:rPr>
        <w:t xml:space="preserve"> also pointed out that humans tend to sequentially scan through a group of items rather than an individual item and efficiently search for the target. </w:t>
      </w:r>
      <w:r w:rsidR="003D6A20">
        <w:rPr>
          <w:lang w:val="en-US"/>
        </w:rPr>
        <w:t xml:space="preserve">Although FIT uncovered the existence and importance of attention in visual search, the theory lacks formalized research on visual attention in relation to the </w:t>
      </w:r>
      <w:r w:rsidR="009F7982">
        <w:rPr>
          <w:lang w:val="en-US"/>
        </w:rPr>
        <w:t>effectiveness of visual</w:t>
      </w:r>
      <w:r w:rsidR="003D6A20">
        <w:rPr>
          <w:lang w:val="en-US"/>
        </w:rPr>
        <w:t xml:space="preserve"> search and eye movements.</w:t>
      </w:r>
    </w:p>
    <w:p w14:paraId="0F5FE71F" w14:textId="77777777" w:rsidR="00B60141" w:rsidRDefault="00B60141" w:rsidP="008B67B3">
      <w:pPr>
        <w:spacing w:line="360" w:lineRule="auto"/>
        <w:jc w:val="both"/>
        <w:rPr>
          <w:lang w:val="en-US"/>
        </w:rPr>
      </w:pPr>
    </w:p>
    <w:p w14:paraId="1A797C7E" w14:textId="646C1926" w:rsidR="00B60141" w:rsidRPr="00B60141" w:rsidRDefault="00B60141" w:rsidP="00B60141">
      <w:pPr>
        <w:pStyle w:val="Heading3"/>
      </w:pPr>
      <w:bookmarkStart w:id="13" w:name="_Toc223700708"/>
      <w:r>
        <w:t>Inhibition of Return (IOR)</w:t>
      </w:r>
      <w:bookmarkEnd w:id="13"/>
    </w:p>
    <w:p w14:paraId="76DF7712" w14:textId="2F6AE794" w:rsidR="002A674D" w:rsidRDefault="00011A23" w:rsidP="009C71A8">
      <w:pPr>
        <w:spacing w:before="240" w:line="360" w:lineRule="auto"/>
        <w:jc w:val="both"/>
        <w:rPr>
          <w:lang w:val="en-US"/>
        </w:rPr>
      </w:pPr>
      <w:r>
        <w:rPr>
          <w:lang w:val="en-US"/>
        </w:rPr>
        <w:t xml:space="preserve">Shortly after the FIT publication, a notable researcher, Posner, conducted experiments and research to </w:t>
      </w:r>
      <w:r w:rsidR="0025317E">
        <w:rPr>
          <w:lang w:val="en-US"/>
        </w:rPr>
        <w:t>fill</w:t>
      </w:r>
      <w:r>
        <w:rPr>
          <w:lang w:val="en-US"/>
        </w:rPr>
        <w:t xml:space="preserve"> the gap that previous researchers had </w:t>
      </w:r>
      <w:r w:rsidR="000151E0">
        <w:rPr>
          <w:lang w:val="en-US"/>
        </w:rPr>
        <w:t xml:space="preserve">not </w:t>
      </w:r>
      <w:r>
        <w:rPr>
          <w:lang w:val="en-US"/>
        </w:rPr>
        <w:t>yet scientifically and systematically prove</w:t>
      </w:r>
      <w:r w:rsidR="000151E0">
        <w:rPr>
          <w:lang w:val="en-US"/>
        </w:rPr>
        <w:t>n</w:t>
      </w:r>
      <w:r>
        <w:rPr>
          <w:lang w:val="en-US"/>
        </w:rPr>
        <w:t xml:space="preserve"> the relationship between attention</w:t>
      </w:r>
      <w:r w:rsidR="006109A4">
        <w:rPr>
          <w:lang w:val="en-US"/>
        </w:rPr>
        <w:t xml:space="preserve"> and eye movement</w:t>
      </w:r>
      <w:r>
        <w:rPr>
          <w:lang w:val="en-US"/>
        </w:rPr>
        <w:t xml:space="preserve">. </w:t>
      </w:r>
      <w:r w:rsidR="002E5D5B">
        <w:rPr>
          <w:lang w:val="en-US"/>
        </w:rPr>
        <w:t>P</w:t>
      </w:r>
      <w:r>
        <w:rPr>
          <w:lang w:val="en-US"/>
        </w:rPr>
        <w:t>os</w:t>
      </w:r>
      <w:r w:rsidR="002E5D5B">
        <w:rPr>
          <w:lang w:val="en-US"/>
        </w:rPr>
        <w:t>n</w:t>
      </w:r>
      <w:r>
        <w:rPr>
          <w:lang w:val="en-US"/>
        </w:rPr>
        <w:t xml:space="preserve">er had clearly defined attention and categorized </w:t>
      </w:r>
      <w:r w:rsidR="002E5D5B">
        <w:rPr>
          <w:lang w:val="en-US"/>
        </w:rPr>
        <w:t xml:space="preserve">it </w:t>
      </w:r>
      <w:r>
        <w:rPr>
          <w:lang w:val="en-US"/>
        </w:rPr>
        <w:t>into two different type</w:t>
      </w:r>
      <w:r w:rsidR="002E5D5B">
        <w:rPr>
          <w:lang w:val="en-US"/>
        </w:rPr>
        <w:t xml:space="preserve">s: covert attention and overt attention </w:t>
      </w:r>
      <w:r w:rsidR="002E5D5B">
        <w:rPr>
          <w:lang w:val="en-US"/>
        </w:rPr>
        <w:fldChar w:fldCharType="begin"/>
      </w:r>
      <w:r w:rsidR="002E5D5B">
        <w:rPr>
          <w:lang w:val="en-US"/>
        </w:rPr>
        <w:instrText xml:space="preserve"> ADDIN ZOTERO_ITEM CSL_CITATION {"citationID":"BtJq7Dry","properties":{"formattedCitation":"(Posner, 1980)","plainCitation":"(Posner, 1980)","noteIndex":0},"citationItems":[{"id":189,"uris":["http://zotero.org/users/10056102/items/6X3PLZW7"],"itemData":{"id":189,"type":"article-journal","abstract":"Bartlett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Attention","volume":"32","author":[{"family":"Posner","given":"Michael I."}],"issued":{"date-parts":[["1980",2]]}}}],"schema":"https://github.com/citation-style-language/schema/raw/master/csl-citation.json"} </w:instrText>
      </w:r>
      <w:r w:rsidR="002E5D5B">
        <w:rPr>
          <w:lang w:val="en-US"/>
        </w:rPr>
        <w:fldChar w:fldCharType="separate"/>
      </w:r>
      <w:r w:rsidR="002E5D5B">
        <w:rPr>
          <w:noProof/>
          <w:lang w:val="en-US"/>
        </w:rPr>
        <w:t>(Posner, 1980)</w:t>
      </w:r>
      <w:r w:rsidR="002E5D5B">
        <w:rPr>
          <w:lang w:val="en-US"/>
        </w:rPr>
        <w:fldChar w:fldCharType="end"/>
      </w:r>
      <w:r w:rsidR="002E5D5B">
        <w:rPr>
          <w:lang w:val="en-US"/>
        </w:rPr>
        <w:t xml:space="preserve">. </w:t>
      </w:r>
      <w:r w:rsidR="009A1C08">
        <w:rPr>
          <w:lang w:val="en-US"/>
        </w:rPr>
        <w:t xml:space="preserve">Covert attention can be defined as the </w:t>
      </w:r>
      <w:r w:rsidR="009A1C08">
        <w:rPr>
          <w:lang w:val="en-US"/>
        </w:rPr>
        <w:lastRenderedPageBreak/>
        <w:t xml:space="preserve">ability selectively attend to the position of the image, scene, or objects without “overt” (explicit) eye or head movement. Overt attention, on the other hand, requires explicit eye fixation or head movement to attain an attention shift. The paper </w:t>
      </w:r>
      <w:r w:rsidR="00FC2079">
        <w:rPr>
          <w:kern w:val="0"/>
          <w:lang w:val="en-US"/>
          <w14:ligatures w14:val="none"/>
        </w:rPr>
        <w:t xml:space="preserve">on orienting of attention </w:t>
      </w:r>
      <w:r w:rsidR="00FC2079">
        <w:rPr>
          <w:kern w:val="0"/>
          <w:lang w:val="en-US"/>
          <w14:ligatures w14:val="none"/>
        </w:rPr>
        <w:fldChar w:fldCharType="begin"/>
      </w:r>
      <w:r w:rsidR="00FC2079">
        <w:rPr>
          <w:kern w:val="0"/>
          <w:lang w:val="en-US"/>
          <w14:ligatures w14:val="none"/>
        </w:rPr>
        <w:instrText xml:space="preserve"> ADDIN ZOTERO_ITEM CSL_CITATION {"citationID":"0gsVBTcp","properties":{"formattedCitation":"(Posner, 1980)","plainCitation":"(Posner, 1980)","noteIndex":0},"citationItems":[{"id":189,"uris":["http://zotero.org/users/10056102/items/6X3PLZW7"],"itemData":{"id":189,"type":"article-journal","abstract":"Bartlett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Attention","volume":"32","author":[{"family":"Posner","given":"Michael I."}],"issued":{"date-parts":[["1980",2]]}}}],"schema":"https://github.com/citation-style-language/schema/raw/master/csl-citation.json"} </w:instrText>
      </w:r>
      <w:r w:rsidR="00FC2079">
        <w:rPr>
          <w:kern w:val="0"/>
          <w:lang w:val="en-US"/>
          <w14:ligatures w14:val="none"/>
        </w:rPr>
        <w:fldChar w:fldCharType="separate"/>
      </w:r>
      <w:r w:rsidR="00FC2079">
        <w:rPr>
          <w:noProof/>
          <w:kern w:val="0"/>
          <w:lang w:val="en-US"/>
          <w14:ligatures w14:val="none"/>
        </w:rPr>
        <w:t>(Posner, 1980)</w:t>
      </w:r>
      <w:r w:rsidR="00FC2079">
        <w:rPr>
          <w:kern w:val="0"/>
          <w:lang w:val="en-US"/>
          <w14:ligatures w14:val="none"/>
        </w:rPr>
        <w:fldChar w:fldCharType="end"/>
      </w:r>
      <w:r w:rsidR="00FC2079">
        <w:rPr>
          <w:kern w:val="0"/>
          <w:lang w:val="en-US"/>
          <w14:ligatures w14:val="none"/>
        </w:rPr>
        <w:t xml:space="preserve"> also emphasizes the importance of covert attention as a means of</w:t>
      </w:r>
      <w:r w:rsidR="009A1C08">
        <w:rPr>
          <w:lang w:val="en-US"/>
        </w:rPr>
        <w:t xml:space="preserve"> routing information and controlling search priority, which provides advantages for humans in visual search.</w:t>
      </w:r>
      <w:r w:rsidR="00E47B0A">
        <w:rPr>
          <w:lang w:val="en-US"/>
        </w:rPr>
        <w:t xml:space="preserve"> </w:t>
      </w:r>
      <w:r w:rsidR="00340CC8">
        <w:rPr>
          <w:lang w:val="en-US"/>
        </w:rPr>
        <w:t xml:space="preserve">This discovery not only </w:t>
      </w:r>
      <w:r w:rsidR="00E75EB7">
        <w:rPr>
          <w:lang w:val="en-US"/>
        </w:rPr>
        <w:t xml:space="preserve">consolidates the FIT but also </w:t>
      </w:r>
      <w:r w:rsidR="00A646CD">
        <w:rPr>
          <w:lang w:val="en-US"/>
        </w:rPr>
        <w:t>develop</w:t>
      </w:r>
      <w:r w:rsidR="005C7AD5">
        <w:rPr>
          <w:lang w:val="en-US"/>
        </w:rPr>
        <w:t>s</w:t>
      </w:r>
      <w:r w:rsidR="00F85B1A">
        <w:rPr>
          <w:lang w:val="en-US"/>
        </w:rPr>
        <w:t xml:space="preserve"> </w:t>
      </w:r>
      <w:r w:rsidR="00DD7D58">
        <w:rPr>
          <w:lang w:val="en-US"/>
        </w:rPr>
        <w:t>on</w:t>
      </w:r>
      <w:r w:rsidR="005C7AD5">
        <w:rPr>
          <w:lang w:val="en-US"/>
        </w:rPr>
        <w:t xml:space="preserve"> how visual attention impact</w:t>
      </w:r>
      <w:r w:rsidR="00DD7D58">
        <w:rPr>
          <w:lang w:val="en-US"/>
        </w:rPr>
        <w:t>s</w:t>
      </w:r>
      <w:r w:rsidR="005C7AD5">
        <w:rPr>
          <w:lang w:val="en-US"/>
        </w:rPr>
        <w:t xml:space="preserve"> human search behavior and efficiency.</w:t>
      </w:r>
      <w:r w:rsidR="005E1892">
        <w:rPr>
          <w:lang w:val="en-US"/>
        </w:rPr>
        <w:t xml:space="preserve"> </w:t>
      </w:r>
      <w:r w:rsidR="00DD7D58">
        <w:rPr>
          <w:lang w:val="en-US"/>
        </w:rPr>
        <w:t xml:space="preserve">Later, Posner and Cohen </w:t>
      </w:r>
      <w:r w:rsidR="00FC2079">
        <w:rPr>
          <w:kern w:val="0"/>
          <w:lang w:val="en-US"/>
          <w14:ligatures w14:val="none"/>
        </w:rPr>
        <w:t>identified an important inhibitory process in the attended search area during visual search and its vital contribution to</w:t>
      </w:r>
      <w:r w:rsidR="00DD7D58">
        <w:rPr>
          <w:lang w:val="en-US"/>
        </w:rPr>
        <w:t xml:space="preserve"> orienting attention </w:t>
      </w:r>
      <w:r w:rsidR="00DD7D58">
        <w:rPr>
          <w:lang w:val="en-US"/>
        </w:rPr>
        <w:fldChar w:fldCharType="begin"/>
      </w:r>
      <w:r w:rsidR="002133BA">
        <w:rPr>
          <w:lang w:val="en-US"/>
        </w:rPr>
        <w:instrText xml:space="preserve"> ADDIN ZOTERO_ITEM CSL_CITATION {"citationID":"4noPXhJe","properties":{"formattedCitation":"(Posner &amp; Cohen, 1984)","plainCitation":"(Posner &amp; Cohen, 1984)","noteIndex":0},"citationItems":[{"id":197,"uris":["http://zotero.org/users/10056102/items/TYNPIZDR"],"itemData":{"id":197,"type":"chapter","container-title":"Attention and Performance X","page":"531–556","publisher":"Lawrence Erlbaum Associates","publisher-place":"Hillsdale, NJ","title":"Components of Visual Orienting","author":[{"family":"Posner","given":"Michael I."},{"family":"Cohen","given":"Yoav"}],"editor":[{"family":"Bouma","given":"Herman"},{"family":"Bouwhuis","given":"Dirk G."}],"issued":{"date-parts":[["1984"]]}}}],"schema":"https://github.com/citation-style-language/schema/raw/master/csl-citation.json"} </w:instrText>
      </w:r>
      <w:r w:rsidR="00DD7D58">
        <w:rPr>
          <w:lang w:val="en-US"/>
        </w:rPr>
        <w:fldChar w:fldCharType="separate"/>
      </w:r>
      <w:r w:rsidR="00DD7D58">
        <w:rPr>
          <w:noProof/>
          <w:lang w:val="en-US"/>
        </w:rPr>
        <w:t>(Posner &amp; Cohen, 1984)</w:t>
      </w:r>
      <w:r w:rsidR="00DD7D58">
        <w:rPr>
          <w:lang w:val="en-US"/>
        </w:rPr>
        <w:fldChar w:fldCharType="end"/>
      </w:r>
      <w:r w:rsidR="00DD7D58">
        <w:rPr>
          <w:lang w:val="en-US"/>
        </w:rPr>
        <w:t xml:space="preserve">. Their findings </w:t>
      </w:r>
      <w:r w:rsidR="00F15532">
        <w:rPr>
          <w:lang w:val="en-US"/>
        </w:rPr>
        <w:t>from</w:t>
      </w:r>
      <w:r w:rsidR="00DD7D58">
        <w:rPr>
          <w:lang w:val="en-US"/>
        </w:rPr>
        <w:t xml:space="preserve"> </w:t>
      </w:r>
      <w:r w:rsidR="00F15532">
        <w:rPr>
          <w:lang w:val="en-US"/>
        </w:rPr>
        <w:t>multiple</w:t>
      </w:r>
      <w:r w:rsidR="00DD7D58">
        <w:rPr>
          <w:lang w:val="en-US"/>
        </w:rPr>
        <w:t xml:space="preserve"> experiments suggested that humans tend to react more slowly to the previously attended </w:t>
      </w:r>
      <w:r w:rsidR="00D078F7">
        <w:rPr>
          <w:lang w:val="en-US"/>
        </w:rPr>
        <w:t>area and</w:t>
      </w:r>
      <w:r w:rsidR="00DD7D58">
        <w:rPr>
          <w:lang w:val="en-US"/>
        </w:rPr>
        <w:t xml:space="preserve"> </w:t>
      </w:r>
      <w:r w:rsidR="00F15532">
        <w:rPr>
          <w:lang w:val="en-US"/>
        </w:rPr>
        <w:t>demonstrat</w:t>
      </w:r>
      <w:r w:rsidR="00DD7D58">
        <w:rPr>
          <w:lang w:val="en-US"/>
        </w:rPr>
        <w:t xml:space="preserve">ed that the inhibited area </w:t>
      </w:r>
      <w:proofErr w:type="gramStart"/>
      <w:r w:rsidR="00DD7D58">
        <w:rPr>
          <w:lang w:val="en-US"/>
        </w:rPr>
        <w:t>is located in</w:t>
      </w:r>
      <w:proofErr w:type="gramEnd"/>
      <w:r w:rsidR="00DD7D58">
        <w:rPr>
          <w:lang w:val="en-US"/>
        </w:rPr>
        <w:t xml:space="preserve"> the mental map</w:t>
      </w:r>
      <w:r w:rsidR="00F15532">
        <w:rPr>
          <w:lang w:val="en-US"/>
        </w:rPr>
        <w:t>,</w:t>
      </w:r>
      <w:r w:rsidR="00DD7D58">
        <w:rPr>
          <w:lang w:val="en-US"/>
        </w:rPr>
        <w:t xml:space="preserve"> rather than in retinotopic coordinate</w:t>
      </w:r>
      <w:r w:rsidR="00685EBE">
        <w:rPr>
          <w:lang w:val="en-US"/>
        </w:rPr>
        <w:t>s, which prevent</w:t>
      </w:r>
      <w:r w:rsidR="00F15532">
        <w:rPr>
          <w:lang w:val="en-US"/>
        </w:rPr>
        <w:t>s</w:t>
      </w:r>
      <w:r w:rsidR="00685EBE">
        <w:rPr>
          <w:lang w:val="en-US"/>
        </w:rPr>
        <w:t xml:space="preserve"> human</w:t>
      </w:r>
      <w:r w:rsidR="00F15532">
        <w:rPr>
          <w:lang w:val="en-US"/>
        </w:rPr>
        <w:t>s</w:t>
      </w:r>
      <w:r w:rsidR="00685EBE">
        <w:rPr>
          <w:lang w:val="en-US"/>
        </w:rPr>
        <w:t xml:space="preserve"> </w:t>
      </w:r>
      <w:r w:rsidR="00F15532">
        <w:rPr>
          <w:lang w:val="en-US"/>
        </w:rPr>
        <w:t>from</w:t>
      </w:r>
      <w:r w:rsidR="00685EBE">
        <w:rPr>
          <w:lang w:val="en-US"/>
        </w:rPr>
        <w:t xml:space="preserve"> revisit</w:t>
      </w:r>
      <w:r w:rsidR="00F15532">
        <w:rPr>
          <w:lang w:val="en-US"/>
        </w:rPr>
        <w:t>ing</w:t>
      </w:r>
      <w:r w:rsidR="00685EBE">
        <w:rPr>
          <w:lang w:val="en-US"/>
        </w:rPr>
        <w:t xml:space="preserve"> the attended area</w:t>
      </w:r>
      <w:r w:rsidR="00DD7D58">
        <w:rPr>
          <w:lang w:val="en-US"/>
        </w:rPr>
        <w:t xml:space="preserve">. </w:t>
      </w:r>
      <w:r w:rsidR="002F0261" w:rsidRPr="002F0261">
        <w:rPr>
          <w:lang w:val="en-US"/>
        </w:rPr>
        <w:t>The discovery laid the groundwork for the search process in later development of bio-inspired</w:t>
      </w:r>
      <w:r w:rsidR="00F24041">
        <w:rPr>
          <w:lang w:val="en-US"/>
        </w:rPr>
        <w:t xml:space="preserve"> calculational and</w:t>
      </w:r>
      <w:r w:rsidR="002F0261" w:rsidRPr="002F0261">
        <w:rPr>
          <w:lang w:val="en-US"/>
        </w:rPr>
        <w:t xml:space="preserve"> </w:t>
      </w:r>
      <w:r w:rsidR="00977DD3" w:rsidRPr="00977DD3">
        <w:rPr>
          <w:b/>
          <w:bCs/>
          <w:lang w:val="en-US"/>
        </w:rPr>
        <w:t>D</w:t>
      </w:r>
      <w:r w:rsidR="002F0261" w:rsidRPr="002F0261">
        <w:rPr>
          <w:lang w:val="en-US"/>
        </w:rPr>
        <w:t xml:space="preserve">eep </w:t>
      </w:r>
      <w:r w:rsidR="00977DD3" w:rsidRPr="00977DD3">
        <w:rPr>
          <w:b/>
          <w:bCs/>
          <w:lang w:val="en-US"/>
        </w:rPr>
        <w:t>N</w:t>
      </w:r>
      <w:r w:rsidR="002F0261" w:rsidRPr="002F0261">
        <w:rPr>
          <w:lang w:val="en-US"/>
        </w:rPr>
        <w:t xml:space="preserve">eural </w:t>
      </w:r>
      <w:r w:rsidR="00977DD3" w:rsidRPr="00977DD3">
        <w:rPr>
          <w:b/>
          <w:bCs/>
          <w:lang w:val="en-US"/>
        </w:rPr>
        <w:t>N</w:t>
      </w:r>
      <w:r w:rsidR="002F0261" w:rsidRPr="002F0261">
        <w:rPr>
          <w:lang w:val="en-US"/>
        </w:rPr>
        <w:t>etwork</w:t>
      </w:r>
      <w:r w:rsidR="00977DD3">
        <w:rPr>
          <w:lang w:val="en-US"/>
        </w:rPr>
        <w:t xml:space="preserve"> (DNN)</w:t>
      </w:r>
      <w:r w:rsidR="002F0261" w:rsidRPr="002F0261">
        <w:rPr>
          <w:lang w:val="en-US"/>
        </w:rPr>
        <w:t xml:space="preserve"> visual search </w:t>
      </w:r>
      <w:proofErr w:type="gramStart"/>
      <w:r w:rsidR="00F15532" w:rsidRPr="002F0261">
        <w:rPr>
          <w:lang w:val="en-US"/>
        </w:rPr>
        <w:t>models</w:t>
      </w:r>
      <w:r w:rsidR="00F15532">
        <w:rPr>
          <w:lang w:val="en-US"/>
        </w:rPr>
        <w:t>, and</w:t>
      </w:r>
      <w:proofErr w:type="gramEnd"/>
      <w:r w:rsidR="002F0261" w:rsidRPr="002F0261">
        <w:rPr>
          <w:lang w:val="en-US"/>
        </w:rPr>
        <w:t xml:space="preserve"> is regarded as the </w:t>
      </w:r>
      <w:r w:rsidR="002F0261" w:rsidRPr="00977DD3">
        <w:rPr>
          <w:b/>
          <w:bCs/>
          <w:lang w:val="en-US"/>
        </w:rPr>
        <w:t>I</w:t>
      </w:r>
      <w:r w:rsidR="002F0261" w:rsidRPr="002F0261">
        <w:rPr>
          <w:lang w:val="en-US"/>
        </w:rPr>
        <w:t xml:space="preserve">nhibition </w:t>
      </w:r>
      <w:r w:rsidR="002F0261" w:rsidRPr="00977DD3">
        <w:rPr>
          <w:b/>
          <w:bCs/>
          <w:lang w:val="en-US"/>
        </w:rPr>
        <w:t>o</w:t>
      </w:r>
      <w:r w:rsidR="002F0261" w:rsidRPr="002F0261">
        <w:rPr>
          <w:lang w:val="en-US"/>
        </w:rPr>
        <w:t xml:space="preserve">f </w:t>
      </w:r>
      <w:r w:rsidR="002F0261" w:rsidRPr="00977DD3">
        <w:rPr>
          <w:b/>
          <w:bCs/>
          <w:lang w:val="en-US"/>
        </w:rPr>
        <w:t>R</w:t>
      </w:r>
      <w:r w:rsidR="002F0261" w:rsidRPr="002F0261">
        <w:rPr>
          <w:lang w:val="en-US"/>
        </w:rPr>
        <w:t>eturn (IOR)</w:t>
      </w:r>
      <w:r w:rsidR="00685EBE">
        <w:rPr>
          <w:lang w:val="en-US"/>
        </w:rPr>
        <w:t>, which prevents the model from revisiting the attended area</w:t>
      </w:r>
      <w:r w:rsidR="002F0261" w:rsidRPr="002F0261">
        <w:rPr>
          <w:lang w:val="en-US"/>
        </w:rPr>
        <w:t>.</w:t>
      </w:r>
    </w:p>
    <w:p w14:paraId="60E8C39D" w14:textId="77777777" w:rsidR="004A48A1" w:rsidRDefault="004A48A1" w:rsidP="00CB0067">
      <w:pPr>
        <w:spacing w:line="360" w:lineRule="auto"/>
        <w:jc w:val="both"/>
        <w:rPr>
          <w:lang w:val="en-US"/>
        </w:rPr>
      </w:pPr>
    </w:p>
    <w:p w14:paraId="034B23EA" w14:textId="6C474D07" w:rsidR="00B60141" w:rsidRPr="00B60141" w:rsidRDefault="000151E0" w:rsidP="00B60141">
      <w:pPr>
        <w:pStyle w:val="Heading3"/>
      </w:pPr>
      <w:bookmarkStart w:id="14" w:name="_Toc223700709"/>
      <w:r>
        <w:t xml:space="preserve">Bottom-up and </w:t>
      </w:r>
      <w:r w:rsidR="00B60141">
        <w:t>Top-down approach in Visual Search</w:t>
      </w:r>
      <w:bookmarkEnd w:id="14"/>
    </w:p>
    <w:p w14:paraId="3D0C2C5A" w14:textId="14FA3F0B" w:rsidR="00A31FF0" w:rsidRDefault="000151E0" w:rsidP="009C71A8">
      <w:pPr>
        <w:spacing w:before="240" w:line="360" w:lineRule="auto"/>
        <w:jc w:val="both"/>
        <w:rPr>
          <w:lang w:val="en-US"/>
        </w:rPr>
      </w:pPr>
      <w:r>
        <w:rPr>
          <w:lang w:val="en-US"/>
        </w:rPr>
        <w:t xml:space="preserve">By following up with the FIT, the researcher from Harvard Medical School argued that the visual search task is not purely a bottom-up approach or just a purely top-down approach, but a hybrid combination of both </w:t>
      </w:r>
      <w:r>
        <w:rPr>
          <w:lang w:val="en-US"/>
        </w:rPr>
        <w:fldChar w:fldCharType="begin"/>
      </w:r>
      <w:r>
        <w:rPr>
          <w:lang w:val="en-US"/>
        </w:rPr>
        <w:instrText xml:space="preserve"> ADDIN ZOTERO_ITEM CSL_CITATION {"citationID":"hfvNlKtr","properties":{"formattedCitation":"(Wolfe, 1994)","plainCitation":"(Wolfe, 1994)","noteIndex":0},"citationItems":[{"id":204,"uris":["http://zotero.org/users/10056102/items/BUTFNPUQ"],"itemData":{"id":204,"type":"article-journal","container-title":"Psychonomic Bulletin &amp; Review","DOI":"10.3758/BF03200774","ISSN":"1069-9384, 1531-5320","issue":"2","journalAbbreviation":"Psychonomic Bulletin &amp; Review","language":"en","license":"http://www.springer.com/tdm","page":"202-238","source":"DOI.org (Crossref)","title":"Guided Search 2.0 A revised model of visual search","volume":"1","author":[{"family":"Wolfe","given":"Jeremy M."}],"issued":{"date-parts":[["1994",6]]}}}],"schema":"https://github.com/citation-style-language/schema/raw/master/csl-citation.json"} </w:instrText>
      </w:r>
      <w:r>
        <w:rPr>
          <w:lang w:val="en-US"/>
        </w:rPr>
        <w:fldChar w:fldCharType="separate"/>
      </w:r>
      <w:r>
        <w:rPr>
          <w:noProof/>
          <w:lang w:val="en-US"/>
        </w:rPr>
        <w:t>(Wolfe, 1994)</w:t>
      </w:r>
      <w:r>
        <w:rPr>
          <w:lang w:val="en-US"/>
        </w:rPr>
        <w:fldChar w:fldCharType="end"/>
      </w:r>
      <w:r>
        <w:rPr>
          <w:lang w:val="en-US"/>
        </w:rPr>
        <w:t xml:space="preserve">. </w:t>
      </w:r>
      <w:proofErr w:type="gramStart"/>
      <w:r>
        <w:rPr>
          <w:lang w:val="en-US"/>
        </w:rPr>
        <w:t>In an effort to</w:t>
      </w:r>
      <w:proofErr w:type="gramEnd"/>
      <w:r>
        <w:rPr>
          <w:lang w:val="en-US"/>
        </w:rPr>
        <w:t xml:space="preserve"> reconstruct how humans perform visual search, Wolfe proposed a detailed conceptual model architecture </w:t>
      </w:r>
      <w:r>
        <w:rPr>
          <w:lang w:val="en-US"/>
        </w:rPr>
        <w:fldChar w:fldCharType="begin"/>
      </w:r>
      <w:r>
        <w:rPr>
          <w:lang w:val="en-US"/>
        </w:rPr>
        <w:instrText xml:space="preserve"> REF _Ref219943305 \h </w:instrText>
      </w:r>
      <w:r>
        <w:rPr>
          <w:lang w:val="en-US"/>
        </w:rPr>
      </w:r>
      <w:r>
        <w:rPr>
          <w:lang w:val="en-US"/>
        </w:rPr>
        <w:fldChar w:fldCharType="separate"/>
      </w:r>
      <w:r w:rsidR="003311A3" w:rsidRPr="000151E0">
        <w:t xml:space="preserve">Figure </w:t>
      </w:r>
      <w:r w:rsidR="003311A3">
        <w:rPr>
          <w:noProof/>
        </w:rPr>
        <w:t>2.1.3</w:t>
      </w:r>
      <w:r w:rsidR="003311A3">
        <w:t>.</w:t>
      </w:r>
      <w:r w:rsidR="003311A3">
        <w:rPr>
          <w:noProof/>
        </w:rPr>
        <w:t>1</w:t>
      </w:r>
      <w:r>
        <w:rPr>
          <w:lang w:val="en-US"/>
        </w:rPr>
        <w:fldChar w:fldCharType="end"/>
      </w:r>
      <w:r w:rsidR="002A674D">
        <w:rPr>
          <w:lang w:val="en-US"/>
        </w:rPr>
        <w:t xml:space="preserve">, which provided a framework and template for later conceptual models and computational deep neural networks. The simulation from the studies </w:t>
      </w:r>
      <w:r w:rsidR="002A674D">
        <w:rPr>
          <w:kern w:val="0"/>
          <w:lang w:val="en-US"/>
          <w14:ligatures w14:val="none"/>
        </w:rPr>
        <w:t>revealed a correlation between bottom-up saliency and the distinction among objects, indicating that the contribution of each item to bottom-up activation is inversely related to the similarities</w:t>
      </w:r>
      <w:r w:rsidR="002A674D">
        <w:rPr>
          <w:lang w:val="en-US"/>
        </w:rPr>
        <w:t xml:space="preserve"> between items. In other words, bottom-up saliency emphasizes </w:t>
      </w:r>
      <w:r w:rsidR="005B3808">
        <w:rPr>
          <w:lang w:val="en-US"/>
        </w:rPr>
        <w:t>the</w:t>
      </w:r>
      <w:r w:rsidR="002A674D">
        <w:rPr>
          <w:lang w:val="en-US"/>
        </w:rPr>
        <w:t xml:space="preserve"> distinction </w:t>
      </w:r>
      <w:r w:rsidR="005B3808">
        <w:rPr>
          <w:lang w:val="en-US"/>
        </w:rPr>
        <w:t xml:space="preserve">of items </w:t>
      </w:r>
      <w:r w:rsidR="002A674D">
        <w:rPr>
          <w:lang w:val="en-US"/>
        </w:rPr>
        <w:t xml:space="preserve">from </w:t>
      </w:r>
      <w:r w:rsidR="005B3808">
        <w:rPr>
          <w:lang w:val="en-US"/>
        </w:rPr>
        <w:t xml:space="preserve">their </w:t>
      </w:r>
      <w:r w:rsidR="002A674D">
        <w:rPr>
          <w:lang w:val="en-US"/>
        </w:rPr>
        <w:t>surroundings. In contrast, top-down activation enforces similarity and matching to the categorical properties of the designated target. Finally, the contribution between bottom-up and top-down activation is weighted rather than equally contributed or purely uniformly summed.</w:t>
      </w:r>
    </w:p>
    <w:p w14:paraId="6DA5F022" w14:textId="11FA312E" w:rsidR="00A31FF0" w:rsidRDefault="000151E0" w:rsidP="009C71A8">
      <w:pPr>
        <w:spacing w:before="240" w:line="360" w:lineRule="auto"/>
        <w:jc w:val="both"/>
        <w:rPr>
          <w:lang w:val="en-US"/>
        </w:rPr>
      </w:pPr>
      <w:r w:rsidRPr="000151E0">
        <w:rPr>
          <w:noProof/>
          <w:lang w:val="en-US"/>
        </w:rPr>
        <w:lastRenderedPageBreak/>
        <w:drawing>
          <wp:inline distT="0" distB="0" distL="0" distR="0" wp14:anchorId="427AC521" wp14:editId="635EFC6C">
            <wp:extent cx="5194300" cy="3149600"/>
            <wp:effectExtent l="0" t="0" r="0" b="0"/>
            <wp:docPr id="1235332085" name="Picture 1" descr="A diagram of 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2085" name="Picture 1" descr="A diagram of a diagram of a software&#10;&#10;AI-generated content may be incorrect."/>
                    <pic:cNvPicPr/>
                  </pic:nvPicPr>
                  <pic:blipFill>
                    <a:blip r:embed="rId12"/>
                    <a:stretch>
                      <a:fillRect/>
                    </a:stretch>
                  </pic:blipFill>
                  <pic:spPr>
                    <a:xfrm>
                      <a:off x="0" y="0"/>
                      <a:ext cx="5194300" cy="3149600"/>
                    </a:xfrm>
                    <a:prstGeom prst="rect">
                      <a:avLst/>
                    </a:prstGeom>
                  </pic:spPr>
                </pic:pic>
              </a:graphicData>
            </a:graphic>
          </wp:inline>
        </w:drawing>
      </w:r>
    </w:p>
    <w:p w14:paraId="6FAE3342" w14:textId="773EDA0C" w:rsidR="000151E0" w:rsidRPr="000151E0" w:rsidRDefault="000151E0" w:rsidP="000151E0">
      <w:pPr>
        <w:pStyle w:val="Caption"/>
        <w:jc w:val="center"/>
        <w:rPr>
          <w:sz w:val="24"/>
          <w:szCs w:val="24"/>
          <w:lang w:val="en-US"/>
        </w:rPr>
      </w:pPr>
      <w:bookmarkStart w:id="15" w:name="_Ref219943305"/>
      <w:bookmarkStart w:id="16" w:name="_Ref219943270"/>
      <w:bookmarkStart w:id="17" w:name="_Ref219943272"/>
      <w:bookmarkStart w:id="18" w:name="_Toc223700737"/>
      <w:r w:rsidRPr="000151E0">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2.1.3</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bookmarkEnd w:id="15"/>
      <w:r w:rsidRPr="000151E0">
        <w:rPr>
          <w:sz w:val="24"/>
          <w:szCs w:val="24"/>
        </w:rPr>
        <w:t xml:space="preserve"> Guided Search Version 2</w:t>
      </w:r>
      <w:r w:rsidR="007153E4">
        <w:rPr>
          <w:sz w:val="24"/>
          <w:szCs w:val="24"/>
        </w:rPr>
        <w:t>.0</w:t>
      </w:r>
      <w:r w:rsidRPr="000151E0">
        <w:rPr>
          <w:sz w:val="24"/>
          <w:szCs w:val="24"/>
        </w:rPr>
        <w:t xml:space="preserve"> Architecture (Wolfe, 1994)</w:t>
      </w:r>
      <w:bookmarkEnd w:id="16"/>
      <w:bookmarkEnd w:id="17"/>
      <w:bookmarkEnd w:id="18"/>
    </w:p>
    <w:p w14:paraId="7EA8F611" w14:textId="77777777" w:rsidR="00B60141" w:rsidRDefault="00B60141" w:rsidP="009C71A8">
      <w:pPr>
        <w:spacing w:before="240" w:line="360" w:lineRule="auto"/>
        <w:jc w:val="both"/>
        <w:rPr>
          <w:lang w:val="en-US"/>
        </w:rPr>
      </w:pPr>
    </w:p>
    <w:p w14:paraId="5FFD7992" w14:textId="61D346BA" w:rsidR="00B60141" w:rsidRPr="00B60141" w:rsidRDefault="00B60141" w:rsidP="00B60141">
      <w:pPr>
        <w:pStyle w:val="Heading3"/>
      </w:pPr>
      <w:bookmarkStart w:id="19" w:name="_Toc223700710"/>
      <w:r>
        <w:t>Context Influence in Visual Search</w:t>
      </w:r>
      <w:bookmarkEnd w:id="19"/>
    </w:p>
    <w:p w14:paraId="653A90EA" w14:textId="34C38224" w:rsidR="00A67224" w:rsidRDefault="0025317E" w:rsidP="002A674D">
      <w:pPr>
        <w:spacing w:before="240" w:line="360" w:lineRule="auto"/>
        <w:jc w:val="both"/>
        <w:rPr>
          <w:lang w:val="en-US"/>
        </w:rPr>
      </w:pPr>
      <w:r>
        <w:rPr>
          <w:lang w:val="en-US"/>
        </w:rPr>
        <w:t>Previous</w:t>
      </w:r>
      <w:r w:rsidR="000D1D58">
        <w:rPr>
          <w:lang w:val="en-US"/>
        </w:rPr>
        <w:t xml:space="preserve"> </w:t>
      </w:r>
      <w:r w:rsidR="009C7412">
        <w:rPr>
          <w:lang w:val="en-US"/>
        </w:rPr>
        <w:t>studies, however,</w:t>
      </w:r>
      <w:r w:rsidR="000D1D58">
        <w:rPr>
          <w:lang w:val="en-US"/>
        </w:rPr>
        <w:t xml:space="preserve"> d</w:t>
      </w:r>
      <w:r w:rsidR="009C7412">
        <w:rPr>
          <w:lang w:val="en-US"/>
        </w:rPr>
        <w:t>id</w:t>
      </w:r>
      <w:r w:rsidR="000D1D58">
        <w:rPr>
          <w:lang w:val="en-US"/>
        </w:rPr>
        <w:t xml:space="preserve"> not </w:t>
      </w:r>
      <w:r w:rsidR="009C7412">
        <w:rPr>
          <w:kern w:val="0"/>
          <w:lang w:val="en-US"/>
          <w14:ligatures w14:val="none"/>
        </w:rPr>
        <w:t>account for the effect of scene context on the effectiveness of visual</w:t>
      </w:r>
      <w:r w:rsidR="009C7412">
        <w:rPr>
          <w:lang w:val="en-US"/>
        </w:rPr>
        <w:t xml:space="preserve"> search. </w:t>
      </w:r>
      <w:r>
        <w:rPr>
          <w:lang w:val="en-US"/>
        </w:rPr>
        <w:t xml:space="preserve">To bridge the gap from </w:t>
      </w:r>
      <w:r w:rsidRPr="0025317E">
        <w:rPr>
          <w:lang w:val="en-US"/>
        </w:rPr>
        <w:t>predecessor</w:t>
      </w:r>
      <w:r>
        <w:rPr>
          <w:lang w:val="vi-VN"/>
        </w:rPr>
        <w:t>s</w:t>
      </w:r>
      <w:r>
        <w:rPr>
          <w:lang w:val="en-US"/>
        </w:rPr>
        <w:t xml:space="preserve">, research on context cueing, which focused on implicit learning and memory of visual context guides spatial attention </w:t>
      </w:r>
      <w:r>
        <w:rPr>
          <w:lang w:val="en-US"/>
        </w:rPr>
        <w:fldChar w:fldCharType="begin"/>
      </w:r>
      <w:r>
        <w:rPr>
          <w:lang w:val="en-US"/>
        </w:rPr>
        <w:instrText xml:space="preserve"> ADDIN ZOTERO_ITEM CSL_CITATION {"citationID":"XMHp1jln","properties":{"formattedCitation":"(Chun &amp; Jiang, 1998)","plainCitation":"(Chun &amp; Jiang, 1998)","noteIndex":0},"citationItems":[{"id":201,"uris":["http://zotero.org/users/10056102/items/E4UR9G99"],"itemData":{"id":201,"type":"article-journal","container-title":"Cognitive Psychology","DOI":"10.1006/cogp.1998.0681","ISSN":"00100285","issue":"1","journalAbbreviation":"Cognitive Psychology","language":"en","page":"28-71","source":"DOI.org (Crossref)","title":"Contextual Cueing: Implicit Learning and Memory of Visual Context Guides Spatial Attention","title-short":"Contextual Cueing","volume":"36","author":[{"family":"Chun","given":"Marvin M."},{"family":"Jiang","given":"Yuhong"}],"issued":{"date-parts":[["1998",6]]}}}],"schema":"https://github.com/citation-style-language/schema/raw/master/csl-citation.json"} </w:instrText>
      </w:r>
      <w:r>
        <w:rPr>
          <w:lang w:val="en-US"/>
        </w:rPr>
        <w:fldChar w:fldCharType="separate"/>
      </w:r>
      <w:r>
        <w:rPr>
          <w:noProof/>
          <w:lang w:val="en-US"/>
        </w:rPr>
        <w:t>(Chun &amp; Jiang, 1998)</w:t>
      </w:r>
      <w:r>
        <w:rPr>
          <w:lang w:val="en-US"/>
        </w:rPr>
        <w:fldChar w:fldCharType="end"/>
      </w:r>
      <w:r>
        <w:rPr>
          <w:lang w:val="en-US"/>
        </w:rPr>
        <w:t>, proposed that visual context guides human attention to the target in complex visual inputs. The authors argued that context maps are implicitly learned from encountered historical instance which optimize and automate target detection through interaction with visual attention.</w:t>
      </w:r>
      <w:r w:rsidR="005B3808">
        <w:rPr>
          <w:lang w:val="en-US"/>
        </w:rPr>
        <w:t xml:space="preserve"> The authors of the paper also expressed that the knowledge obtained from implicit learning could guide the search process. On the other hand, they also discuss that a model or an intelligence system without a learning mechanism to capture the context information is considered maladaptive.</w:t>
      </w:r>
    </w:p>
    <w:p w14:paraId="65D65FB1" w14:textId="77777777" w:rsidR="00A31FF0" w:rsidRDefault="00A31FF0" w:rsidP="002A674D">
      <w:pPr>
        <w:spacing w:before="240" w:line="360" w:lineRule="auto"/>
        <w:jc w:val="both"/>
        <w:rPr>
          <w:lang w:val="en-US"/>
        </w:rPr>
      </w:pPr>
    </w:p>
    <w:p w14:paraId="77DCB506" w14:textId="77777777" w:rsidR="00A31FF0" w:rsidRDefault="00A31FF0" w:rsidP="002A674D">
      <w:pPr>
        <w:spacing w:before="240" w:line="360" w:lineRule="auto"/>
        <w:jc w:val="both"/>
        <w:rPr>
          <w:lang w:val="en-US"/>
        </w:rPr>
      </w:pPr>
    </w:p>
    <w:p w14:paraId="29C93D8D" w14:textId="493CBEA5" w:rsidR="00A67224" w:rsidRDefault="00BB730F" w:rsidP="00A67224">
      <w:pPr>
        <w:pStyle w:val="Heading3"/>
      </w:pPr>
      <w:bookmarkStart w:id="20" w:name="_Toc223700711"/>
      <w:r>
        <w:t>An updated mental model Guide</w:t>
      </w:r>
      <w:r w:rsidR="006770B7">
        <w:t>d</w:t>
      </w:r>
      <w:r>
        <w:t xml:space="preserve"> Search 6.0</w:t>
      </w:r>
      <w:bookmarkEnd w:id="20"/>
    </w:p>
    <w:p w14:paraId="3A61C348" w14:textId="784F2D37" w:rsidR="00FA112D" w:rsidRDefault="00A31FF0" w:rsidP="00A31FF0">
      <w:pPr>
        <w:spacing w:line="360" w:lineRule="auto"/>
        <w:jc w:val="both"/>
        <w:rPr>
          <w:noProof/>
          <w:lang w:val="en-US"/>
        </w:rPr>
      </w:pPr>
      <w:r>
        <w:rPr>
          <w:lang w:val="en-US"/>
        </w:rPr>
        <w:lastRenderedPageBreak/>
        <w:t xml:space="preserve">By combining all previous discoveries, proposals of visual search frameworks, and previous mental models, Wolfe refined the </w:t>
      </w:r>
      <w:r w:rsidR="006770B7">
        <w:rPr>
          <w:lang w:val="en-US"/>
        </w:rPr>
        <w:t xml:space="preserve">Guided Search </w:t>
      </w:r>
      <w:r>
        <w:rPr>
          <w:lang w:val="en-US"/>
        </w:rPr>
        <w:t xml:space="preserve">version 2.0 model by adding the scene guidance mechanism so that context information can guide the visual search sequence through “syntactic” guidance (e.g., toasters don’t float) and “semantic” guidance (e.g., toasters don’t belong in the bath room) </w:t>
      </w:r>
      <w:r>
        <w:rPr>
          <w:lang w:val="en-US"/>
        </w:rPr>
        <w:fldChar w:fldCharType="begin"/>
      </w:r>
      <w:r>
        <w:rPr>
          <w:lang w:val="en-US"/>
        </w:rPr>
        <w:instrText xml:space="preserve"> ADDIN ZOTERO_ITEM CSL_CITATION {"citationID":"87jsUjpm","properties":{"formattedCitation":"(Wolfe, 2021)","plainCitation":"(Wolfe, 2021)","noteIndex":0},"citationItems":[{"id":208,"uris":["http://zotero.org/users/10056102/items/ZRG9D72M"],"itemData":{"id":208,"type":"article-journal","abstract":"This paper describes Guided Search 6.0 (GS6), a revised model of visual search. When we encounter a scene, we can see something everywhere. However, we cannot recognize more than a few items at a time. Attention is used to select items so that their features can be “bound” into recognizable objects. Attention is “guided” so that items can be processed in an intelligent order. In GS6, this guidance comes from five sources of preattentive information: (1) top-down and (2) bottom-up feature guidance, (3) prior history (e.g., priming), (4) reward, and (5) scene syntax and semantics. These sources are combined into a spatial “priority map,” a dynamic attentional landscape that evolves over the course of search. Selective attention is guided to the most active location in the priority map approximately 20 times per second. Guidance will not be uniform across the visual field. It will favor items near the point of fixation. Three types of functional visual field (FVFs) describe the nature of these foveal biases. There is a resolution FVF, an FVF governing exploratory eye movements, and an FVF governing covert deployments of attention. To be identified as targets or rejected as distractors, items must be compared to target templates held in memory. The binding and recognition of an attended object is modeled as a diffusion process taking &gt; 150 ms/item. Since selection occurs more frequently than that, it follows that multiple items are undergoing recognition at the same time, though asynchronously, making GS6 a hybrid of serial and parallel processes. In GS6, if a target is not found, search terminates when an accumulating quitting signal reaches a threshold. Setting of that threshold is adaptive, allowing feedback about performance to shape subsequent searches. Simulation shows that the combination of asynchronous diffusion and a quitting signal can produce the basic patterns of response time and error data from a range of search experiments.","container-title":"Psychonomic Bulletin &amp; Review","DOI":"10.3758/s13423-020-01859-9","ISSN":"1069-9384, 1531-5320","issue":"4","journalAbbreviation":"Psychon Bull Rev","language":"en","page":"1060-1092","source":"DOI.org (Crossref)","title":"Guided Search 6.0: An updated model of visual search","title-short":"Guided Search 6.0","volume":"28","author":[{"family":"Wolfe","given":"Jeremy M."}],"issued":{"date-parts":[["2021",8]]}}}],"schema":"https://github.com/citation-style-language/schema/raw/master/csl-citation.json"} </w:instrText>
      </w:r>
      <w:r>
        <w:rPr>
          <w:lang w:val="en-US"/>
        </w:rPr>
        <w:fldChar w:fldCharType="separate"/>
      </w:r>
      <w:r>
        <w:rPr>
          <w:noProof/>
          <w:lang w:val="en-US"/>
        </w:rPr>
        <w:t>(Wolfe, 2021)</w:t>
      </w:r>
      <w:r>
        <w:rPr>
          <w:lang w:val="en-US"/>
        </w:rPr>
        <w:fldChar w:fldCharType="end"/>
      </w:r>
      <w:r>
        <w:rPr>
          <w:lang w:val="en-US"/>
        </w:rPr>
        <w:t xml:space="preserve">. </w:t>
      </w:r>
      <w:r w:rsidR="006770B7">
        <w:rPr>
          <w:lang w:val="en-US"/>
        </w:rPr>
        <w:t xml:space="preserve">These “syntactic” and “semantic” search guidance are more related to knowledge learned </w:t>
      </w:r>
      <w:r w:rsidR="00FA112D">
        <w:rPr>
          <w:lang w:val="en-US"/>
        </w:rPr>
        <w:t>by</w:t>
      </w:r>
      <w:r w:rsidR="006770B7">
        <w:rPr>
          <w:lang w:val="en-US"/>
        </w:rPr>
        <w:t xml:space="preserve"> humans through implicit or explicit learning</w:t>
      </w:r>
      <w:r w:rsidR="00BE261F">
        <w:rPr>
          <w:lang w:val="en-US"/>
        </w:rPr>
        <w:t xml:space="preserve"> (context cueing)</w:t>
      </w:r>
      <w:r w:rsidR="006770B7">
        <w:rPr>
          <w:lang w:val="en-US"/>
        </w:rPr>
        <w:t xml:space="preserve">, as discussed by </w:t>
      </w:r>
      <w:r w:rsidR="006770B7">
        <w:rPr>
          <w:noProof/>
          <w:lang w:val="en-US"/>
        </w:rPr>
        <w:t>Chun and Jiang (1998), rather than saliency from features in the context scene.</w:t>
      </w:r>
      <w:r w:rsidR="00FA112D">
        <w:rPr>
          <w:noProof/>
          <w:lang w:val="en-US"/>
        </w:rPr>
        <w:t xml:space="preserve"> </w:t>
      </w:r>
      <w:r w:rsidR="00FA112D" w:rsidRPr="00FA112D">
        <w:rPr>
          <w:noProof/>
          <w:lang w:val="en-US"/>
        </w:rPr>
        <w:fldChar w:fldCharType="begin"/>
      </w:r>
      <w:r w:rsidR="00FA112D" w:rsidRPr="00FA112D">
        <w:rPr>
          <w:noProof/>
          <w:lang w:val="en-US"/>
        </w:rPr>
        <w:instrText xml:space="preserve"> REF _Ref220274706 \h </w:instrText>
      </w:r>
      <w:r w:rsidR="00FA112D">
        <w:rPr>
          <w:noProof/>
          <w:lang w:val="en-US"/>
        </w:rPr>
        <w:instrText xml:space="preserve"> \* MERGEFORMAT </w:instrText>
      </w:r>
      <w:r w:rsidR="00FA112D" w:rsidRPr="00FA112D">
        <w:rPr>
          <w:noProof/>
          <w:lang w:val="en-US"/>
        </w:rPr>
      </w:r>
      <w:r w:rsidR="00FA112D" w:rsidRPr="00FA112D">
        <w:rPr>
          <w:noProof/>
          <w:lang w:val="en-US"/>
        </w:rPr>
        <w:fldChar w:fldCharType="separate"/>
      </w:r>
      <w:r w:rsidR="003311A3" w:rsidRPr="00FA112D">
        <w:t xml:space="preserve">Figure </w:t>
      </w:r>
      <w:r w:rsidR="003311A3">
        <w:rPr>
          <w:noProof/>
        </w:rPr>
        <w:t>2.1.5.1</w:t>
      </w:r>
      <w:r w:rsidR="00FA112D" w:rsidRPr="00FA112D">
        <w:rPr>
          <w:noProof/>
          <w:lang w:val="en-US"/>
        </w:rPr>
        <w:fldChar w:fldCharType="end"/>
      </w:r>
      <w:r w:rsidR="00FA112D">
        <w:rPr>
          <w:noProof/>
          <w:lang w:val="en-US"/>
        </w:rPr>
        <w:t xml:space="preserve"> illustrates the refinement of the top-down process by showing</w:t>
      </w:r>
      <w:r w:rsidR="00FA112D" w:rsidRPr="00FA112D">
        <w:rPr>
          <w:noProof/>
          <w:lang w:val="en-US"/>
        </w:rPr>
        <w:t xml:space="preserve"> </w:t>
      </w:r>
      <w:r w:rsidR="002B4E7F">
        <w:rPr>
          <w:noProof/>
          <w:lang w:val="en-US"/>
        </w:rPr>
        <w:t xml:space="preserve">that </w:t>
      </w:r>
      <w:r w:rsidR="00FA112D">
        <w:rPr>
          <w:noProof/>
          <w:lang w:val="en-US"/>
        </w:rPr>
        <w:t xml:space="preserve">the </w:t>
      </w:r>
      <w:r w:rsidR="00FA112D" w:rsidRPr="00FA112D">
        <w:rPr>
          <w:b/>
          <w:bCs/>
          <w:noProof/>
          <w:lang w:val="en-US"/>
        </w:rPr>
        <w:t>A</w:t>
      </w:r>
      <w:r w:rsidR="00FA112D">
        <w:rPr>
          <w:noProof/>
          <w:lang w:val="en-US"/>
        </w:rPr>
        <w:t xml:space="preserve">ctivated </w:t>
      </w:r>
      <w:r w:rsidR="00FA112D" w:rsidRPr="00FA112D">
        <w:rPr>
          <w:b/>
          <w:bCs/>
          <w:noProof/>
          <w:lang w:val="en-US"/>
        </w:rPr>
        <w:t>L</w:t>
      </w:r>
      <w:r w:rsidR="00FA112D">
        <w:rPr>
          <w:noProof/>
          <w:lang w:val="en-US"/>
        </w:rPr>
        <w:t>ong-</w:t>
      </w:r>
      <w:r w:rsidR="00FA112D" w:rsidRPr="00FA112D">
        <w:rPr>
          <w:b/>
          <w:bCs/>
          <w:noProof/>
          <w:lang w:val="en-US"/>
        </w:rPr>
        <w:t>T</w:t>
      </w:r>
      <w:r w:rsidR="00FA112D">
        <w:rPr>
          <w:noProof/>
          <w:lang w:val="en-US"/>
        </w:rPr>
        <w:t xml:space="preserve">erm </w:t>
      </w:r>
      <w:r w:rsidR="00FA112D" w:rsidRPr="00FA112D">
        <w:rPr>
          <w:b/>
          <w:bCs/>
          <w:noProof/>
          <w:lang w:val="en-US"/>
        </w:rPr>
        <w:t>M</w:t>
      </w:r>
      <w:r w:rsidR="00FA112D">
        <w:rPr>
          <w:noProof/>
          <w:lang w:val="en-US"/>
        </w:rPr>
        <w:t xml:space="preserve">emory (ALTM) holds target templates, which </w:t>
      </w:r>
      <w:r w:rsidR="002B4E7F">
        <w:rPr>
          <w:noProof/>
          <w:lang w:val="en-US"/>
        </w:rPr>
        <w:t>are</w:t>
      </w:r>
      <w:r w:rsidR="00FA112D">
        <w:rPr>
          <w:noProof/>
          <w:lang w:val="en-US"/>
        </w:rPr>
        <w:t xml:space="preserve"> matched against guiding templates held in the </w:t>
      </w:r>
      <w:r w:rsidR="00FA112D" w:rsidRPr="00FA112D">
        <w:rPr>
          <w:b/>
          <w:bCs/>
          <w:noProof/>
          <w:lang w:val="en-US"/>
        </w:rPr>
        <w:t>W</w:t>
      </w:r>
      <w:r w:rsidR="00FA112D">
        <w:rPr>
          <w:noProof/>
          <w:lang w:val="en-US"/>
        </w:rPr>
        <w:t xml:space="preserve">orking </w:t>
      </w:r>
      <w:r w:rsidR="00FA112D" w:rsidRPr="00FA112D">
        <w:rPr>
          <w:b/>
          <w:bCs/>
          <w:noProof/>
          <w:lang w:val="en-US"/>
        </w:rPr>
        <w:t>M</w:t>
      </w:r>
      <w:r w:rsidR="00FA112D">
        <w:rPr>
          <w:noProof/>
          <w:lang w:val="en-US"/>
        </w:rPr>
        <w:t>emory (WM)</w:t>
      </w:r>
      <w:r w:rsidR="002B4E7F">
        <w:rPr>
          <w:noProof/>
          <w:lang w:val="en-US"/>
        </w:rPr>
        <w:t>,</w:t>
      </w:r>
      <w:r w:rsidR="00FA112D">
        <w:rPr>
          <w:noProof/>
          <w:lang w:val="en-US"/>
        </w:rPr>
        <w:t xml:space="preserve"> allow</w:t>
      </w:r>
      <w:r w:rsidR="002B4E7F">
        <w:rPr>
          <w:noProof/>
          <w:lang w:val="en-US"/>
        </w:rPr>
        <w:t>ing</w:t>
      </w:r>
      <w:r w:rsidR="00FA112D">
        <w:rPr>
          <w:noProof/>
          <w:lang w:val="en-US"/>
        </w:rPr>
        <w:t xml:space="preserve"> more complex target features and patterns to be detected.</w:t>
      </w:r>
      <w:r w:rsidR="00595647">
        <w:rPr>
          <w:noProof/>
          <w:lang w:val="en-US"/>
        </w:rPr>
        <w:t xml:space="preserve"> </w:t>
      </w:r>
      <w:r w:rsidR="00F13416">
        <w:rPr>
          <w:noProof/>
          <w:lang w:val="en-US"/>
        </w:rPr>
        <w:t>This version of the Guided Search model also showed the importance of IOR in preventing re-visitation. The updated model open</w:t>
      </w:r>
      <w:r w:rsidR="002C5869">
        <w:rPr>
          <w:noProof/>
          <w:lang w:val="en-US"/>
        </w:rPr>
        <w:t>s</w:t>
      </w:r>
      <w:r w:rsidR="00F13416">
        <w:rPr>
          <w:noProof/>
          <w:lang w:val="en-US"/>
        </w:rPr>
        <w:t xml:space="preserve"> up a standardized framework for the development of computational model</w:t>
      </w:r>
      <w:r w:rsidR="003F7C85">
        <w:rPr>
          <w:noProof/>
          <w:lang w:val="en-US"/>
        </w:rPr>
        <w:t>s</w:t>
      </w:r>
      <w:r w:rsidR="00F13416">
        <w:rPr>
          <w:noProof/>
          <w:lang w:val="en-US"/>
        </w:rPr>
        <w:t xml:space="preserve"> in the modern stage.</w:t>
      </w:r>
    </w:p>
    <w:p w14:paraId="08A3FB46" w14:textId="77777777" w:rsidR="00FA112D" w:rsidRDefault="00FA112D" w:rsidP="00A31FF0">
      <w:pPr>
        <w:spacing w:line="360" w:lineRule="auto"/>
        <w:jc w:val="both"/>
        <w:rPr>
          <w:noProof/>
          <w:lang w:val="en-US"/>
        </w:rPr>
      </w:pPr>
    </w:p>
    <w:p w14:paraId="73363704" w14:textId="7A1ACF19" w:rsidR="00FA112D" w:rsidRDefault="00FA112D" w:rsidP="00A31FF0">
      <w:pPr>
        <w:spacing w:line="360" w:lineRule="auto"/>
        <w:jc w:val="both"/>
        <w:rPr>
          <w:lang w:val="en-US"/>
        </w:rPr>
      </w:pPr>
      <w:r w:rsidRPr="00FA112D">
        <w:rPr>
          <w:noProof/>
          <w:lang w:val="en-US"/>
        </w:rPr>
        <w:drawing>
          <wp:inline distT="0" distB="0" distL="0" distR="0" wp14:anchorId="7187DDD4" wp14:editId="28230E02">
            <wp:extent cx="5219700" cy="2987040"/>
            <wp:effectExtent l="0" t="0" r="0" b="0"/>
            <wp:docPr id="313647583" name="Picture 1" descr="A diagram of visual aware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47583" name="Picture 1" descr="A diagram of visual awareness&#10;&#10;AI-generated content may be incorrect."/>
                    <pic:cNvPicPr/>
                  </pic:nvPicPr>
                  <pic:blipFill>
                    <a:blip r:embed="rId13"/>
                    <a:stretch>
                      <a:fillRect/>
                    </a:stretch>
                  </pic:blipFill>
                  <pic:spPr>
                    <a:xfrm>
                      <a:off x="0" y="0"/>
                      <a:ext cx="5219700" cy="2987040"/>
                    </a:xfrm>
                    <a:prstGeom prst="rect">
                      <a:avLst/>
                    </a:prstGeom>
                  </pic:spPr>
                </pic:pic>
              </a:graphicData>
            </a:graphic>
          </wp:inline>
        </w:drawing>
      </w:r>
    </w:p>
    <w:p w14:paraId="6AEC9864" w14:textId="2DA0D78C" w:rsidR="00FA112D" w:rsidRPr="00FA112D" w:rsidRDefault="00FA112D" w:rsidP="00FA112D">
      <w:pPr>
        <w:pStyle w:val="Caption"/>
        <w:jc w:val="center"/>
        <w:rPr>
          <w:ins w:id="21" w:author="#NGUYEN TUAN#" w:date="2026-01-25T23:03:00Z" w16du:dateUtc="2026-01-25T15:03:00Z"/>
          <w:sz w:val="24"/>
          <w:szCs w:val="24"/>
          <w:lang w:val="en-US"/>
        </w:rPr>
      </w:pPr>
      <w:bookmarkStart w:id="22" w:name="_Ref220274706"/>
      <w:bookmarkStart w:id="23" w:name="_Toc223700738"/>
      <w:r w:rsidRPr="00FA112D">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2.1.5</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bookmarkEnd w:id="22"/>
      <w:r w:rsidRPr="00FA112D">
        <w:rPr>
          <w:sz w:val="24"/>
          <w:szCs w:val="24"/>
        </w:rPr>
        <w:t xml:space="preserve"> Schematic representation of Guided Search 6.0 (Wolfe, 2021)</w:t>
      </w:r>
      <w:bookmarkEnd w:id="23"/>
    </w:p>
    <w:p w14:paraId="6E3FD174" w14:textId="77777777" w:rsidR="00C64C4E" w:rsidRDefault="00C64C4E" w:rsidP="00C64C4E">
      <w:pPr>
        <w:rPr>
          <w:lang w:val="en-US"/>
        </w:rPr>
      </w:pPr>
    </w:p>
    <w:p w14:paraId="1DB59373" w14:textId="77777777" w:rsidR="00F13416" w:rsidRDefault="00F13416" w:rsidP="00C64C4E">
      <w:pPr>
        <w:rPr>
          <w:lang w:val="en-US"/>
        </w:rPr>
      </w:pPr>
    </w:p>
    <w:p w14:paraId="596D8C2A" w14:textId="77777777" w:rsidR="00F13416" w:rsidRPr="00C64C4E" w:rsidRDefault="00F13416" w:rsidP="00C64C4E">
      <w:pPr>
        <w:rPr>
          <w:lang w:val="en-US"/>
        </w:rPr>
      </w:pPr>
    </w:p>
    <w:p w14:paraId="08258FBE" w14:textId="33EB4AD9" w:rsidR="00B60141" w:rsidRPr="009D3F69" w:rsidRDefault="00B60141" w:rsidP="00B60141">
      <w:pPr>
        <w:pStyle w:val="Heading2"/>
      </w:pPr>
      <w:bookmarkStart w:id="24" w:name="_Toc223700712"/>
      <w:r>
        <w:t>Computational Visual Search Model</w:t>
      </w:r>
      <w:bookmarkEnd w:id="24"/>
    </w:p>
    <w:p w14:paraId="0712EEBA" w14:textId="69BAA3C2" w:rsidR="00366382" w:rsidRDefault="00B94342" w:rsidP="00B30691">
      <w:pPr>
        <w:pStyle w:val="Heading3"/>
      </w:pPr>
      <w:bookmarkStart w:id="25" w:name="_Toc223700713"/>
      <w:r w:rsidRPr="00B94342">
        <w:lastRenderedPageBreak/>
        <w:t xml:space="preserve">Invariant Visual Search Network </w:t>
      </w:r>
      <w:r>
        <w:t>(</w:t>
      </w:r>
      <w:r w:rsidR="003A06D8">
        <w:t>IVSN</w:t>
      </w:r>
      <w:r>
        <w:t>)</w:t>
      </w:r>
      <w:bookmarkEnd w:id="25"/>
    </w:p>
    <w:p w14:paraId="32B5850E" w14:textId="39859554" w:rsidR="00D627ED" w:rsidRPr="002E5196" w:rsidRDefault="00D627ED" w:rsidP="00D627ED">
      <w:pPr>
        <w:spacing w:line="360" w:lineRule="auto"/>
        <w:jc w:val="both"/>
        <w:rPr>
          <w:rFonts w:eastAsiaTheme="minorEastAsia"/>
          <w:lang w:val="en-US"/>
        </w:rPr>
      </w:pPr>
      <w:r>
        <w:rPr>
          <w:lang w:val="en-US"/>
        </w:rPr>
        <w:t xml:space="preserve">Inspired by biological cognitive function in visual search, IVSN architecture is designed with a top-down approach mimicking frontal cortical structure projecting onto visual cortex structures through a first-order approximation to produce the attention map </w:t>
      </w:r>
      <w:r>
        <w:rPr>
          <w:lang w:val="en-US"/>
        </w:rPr>
        <w:fldChar w:fldCharType="begin"/>
      </w:r>
      <w:r>
        <w:rPr>
          <w:lang w:val="en-US"/>
        </w:rPr>
        <w:instrText xml:space="preserve"> ADDIN ZOTERO_ITEM CSL_CITATION {"citationID":"HO2iJ2wQ","properties":{"formattedCitation":"(Zhang et al., 2018)","plainCitation":"(Zhang et al., 2018)","noteIndex":0},"citationItems":[{"id":181,"uris":["http://zotero.org/users/10056102/items/HUS7FB7V"],"itemData":{"id":181,"type":"article-journal","abstract":"Abstract\n            Searching for a target object in a cluttered scene constitutes a fundamental challenge in daily vision. Visual search must be selective enough to discriminate the target from distractors, invariant to changes in the appearance of the target, efficient to avoid exhaustive exploration of the image, and must generalize to locate novel target objects with zero-shot training. Previous work on visual search has focused on searching for perfect matches of a target after extensive category-specific training. Here, we show for the first time that humans can efficiently and invariantly search for natural objects in complex scenes. To gain insight into the mechanisms that guide visual search, we propose a biologically inspired computational model that can locate targets without exhaustive sampling and which can generalize to novel objects. The model provides an approximation to the mechanisms integrating bottom-up and top-down signals during search in natural scenes.","container-title":"Nature Communications","DOI":"10.1038/s41467-018-06217-x","ISSN":"2041-1723","issue":"1","journalAbbreviation":"Nat Commun","language":"en","page":"3730","source":"DOI.org (Crossref)","title":"Finding any Waldo with zero-shot invariant and efficient visual search","volume":"9","author":[{"family":"Zhang","given":"Mengmi"},{"family":"Feng","given":"Jiashi"},{"family":"Ma","given":"Keng Teck"},{"family":"Lim","given":"Joo Hwee"},{"family":"Zhao","given":"Qi"},{"family":"Kreiman","given":"Gabriel"}],"issued":{"date-parts":[["2018",9,13]]}}}],"schema":"https://github.com/citation-style-language/schema/raw/master/csl-citation.json"} </w:instrText>
      </w:r>
      <w:r>
        <w:rPr>
          <w:lang w:val="en-US"/>
        </w:rPr>
        <w:fldChar w:fldCharType="separate"/>
      </w:r>
      <w:r>
        <w:rPr>
          <w:noProof/>
          <w:lang w:val="en-US"/>
        </w:rPr>
        <w:t>(Zhang et al., 2018)</w:t>
      </w:r>
      <w:r>
        <w:rPr>
          <w:lang w:val="en-US"/>
        </w:rPr>
        <w:fldChar w:fldCharType="end"/>
      </w:r>
      <w:r>
        <w:rPr>
          <w:lang w:val="en-US"/>
        </w:rPr>
        <w:t xml:space="preserve">. </w:t>
      </w:r>
      <w:r w:rsidR="00645B02">
        <w:rPr>
          <w:lang w:val="en-US"/>
        </w:rPr>
        <w:t>From the model architecture represented in</w:t>
      </w:r>
      <w:r w:rsidR="00D53E6A">
        <w:rPr>
          <w:lang w:val="en-US"/>
        </w:rPr>
        <w:t xml:space="preserve"> </w:t>
      </w:r>
      <w:r w:rsidR="00D53E6A">
        <w:rPr>
          <w:lang w:val="en-US"/>
        </w:rPr>
        <w:fldChar w:fldCharType="begin"/>
      </w:r>
      <w:r w:rsidR="00D53E6A">
        <w:rPr>
          <w:lang w:val="en-US"/>
        </w:rPr>
        <w:instrText xml:space="preserve"> REF _Ref220327011 \h </w:instrText>
      </w:r>
      <w:r w:rsidR="00D53E6A">
        <w:rPr>
          <w:lang w:val="en-US"/>
        </w:rPr>
      </w:r>
      <w:r w:rsidR="00D53E6A">
        <w:rPr>
          <w:lang w:val="en-US"/>
        </w:rPr>
        <w:fldChar w:fldCharType="separate"/>
      </w:r>
      <w:r w:rsidR="003311A3" w:rsidRPr="00D53E6A">
        <w:t xml:space="preserve">Figure </w:t>
      </w:r>
      <w:r w:rsidR="003311A3">
        <w:rPr>
          <w:noProof/>
        </w:rPr>
        <w:t>2.2.1</w:t>
      </w:r>
      <w:r w:rsidR="003311A3">
        <w:t>.</w:t>
      </w:r>
      <w:r w:rsidR="003311A3">
        <w:rPr>
          <w:noProof/>
        </w:rPr>
        <w:t>1</w:t>
      </w:r>
      <w:r w:rsidR="00D53E6A">
        <w:rPr>
          <w:lang w:val="en-US"/>
        </w:rPr>
        <w:fldChar w:fldCharType="end"/>
      </w:r>
      <w:r w:rsidR="00C712A5">
        <w:rPr>
          <w:lang w:val="en-US"/>
        </w:rPr>
        <w:t xml:space="preserve">, we can see two independent </w:t>
      </w:r>
      <w:r w:rsidR="00C712A5" w:rsidRPr="00C712A5">
        <w:rPr>
          <w:b/>
          <w:bCs/>
          <w:lang w:val="en-US"/>
        </w:rPr>
        <w:t>C</w:t>
      </w:r>
      <w:r w:rsidR="00C712A5">
        <w:rPr>
          <w:lang w:val="en-US"/>
        </w:rPr>
        <w:t xml:space="preserve">onvolutional </w:t>
      </w:r>
      <w:r w:rsidR="00C712A5" w:rsidRPr="00C712A5">
        <w:rPr>
          <w:b/>
          <w:bCs/>
          <w:lang w:val="en-US"/>
        </w:rPr>
        <w:t>N</w:t>
      </w:r>
      <w:r w:rsidR="00C712A5">
        <w:rPr>
          <w:lang w:val="en-US"/>
        </w:rPr>
        <w:t xml:space="preserve">eural </w:t>
      </w:r>
      <w:r w:rsidR="00C712A5" w:rsidRPr="00C712A5">
        <w:rPr>
          <w:b/>
          <w:bCs/>
          <w:lang w:val="en-US"/>
        </w:rPr>
        <w:t>N</w:t>
      </w:r>
      <w:r w:rsidR="00C712A5">
        <w:rPr>
          <w:lang w:val="en-US"/>
        </w:rPr>
        <w:t>etworks (CNNs) used VGG16</w:t>
      </w:r>
      <w:r w:rsidR="00F73680">
        <w:rPr>
          <w:lang w:val="en-US"/>
        </w:rPr>
        <w:t xml:space="preserve"> architecture</w:t>
      </w:r>
      <w:r w:rsidR="00C712A5">
        <w:rPr>
          <w:lang w:val="en-US"/>
        </w:rPr>
        <w:t xml:space="preserve"> </w:t>
      </w:r>
      <w:r w:rsidR="00C712A5">
        <w:rPr>
          <w:lang w:val="en-US"/>
        </w:rPr>
        <w:fldChar w:fldCharType="begin"/>
      </w:r>
      <w:r w:rsidR="00C712A5">
        <w:rPr>
          <w:lang w:val="en-US"/>
        </w:rPr>
        <w:instrText xml:space="preserve"> ADDIN ZOTERO_ITEM CSL_CITATION {"citationID":"N8joJe72","properties":{"formattedCitation":"(Simonyan &amp; Zisserman, 2014)","plainCitation":"(Simonyan &amp; Zisserman, 2014)","noteIndex":0},"citationItems":[{"id":210,"uris":["http://zotero.org/users/10056102/items/82SYWA4V"],"itemData":{"id":210,"type":"article","abstract":"In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vision.","DOI":"10.48550/ARXIV.1409.1556","license":"arXiv.org perpetual, non-exclusive license","note":"version: 6","publisher":"arXiv","source":"DOI.org (Datacite)","title":"Very Deep Convolutional Networks for Large-Scale Image Recognition","URL":"https://arxiv.org/abs/1409.1556","author":[{"family":"Simonyan","given":"Karen"},{"family":"Zisserman","given":"Andrew"}],"accessed":{"date-parts":[["2026",1,26]]},"issued":{"date-parts":[["2014"]]}}}],"schema":"https://github.com/citation-style-language/schema/raw/master/csl-citation.json"} </w:instrText>
      </w:r>
      <w:r w:rsidR="00C712A5">
        <w:rPr>
          <w:lang w:val="en-US"/>
        </w:rPr>
        <w:fldChar w:fldCharType="separate"/>
      </w:r>
      <w:r w:rsidR="00C712A5">
        <w:rPr>
          <w:noProof/>
          <w:lang w:val="en-US"/>
        </w:rPr>
        <w:t>(Simonyan &amp; Zisserman, 2014)</w:t>
      </w:r>
      <w:r w:rsidR="00C712A5">
        <w:rPr>
          <w:lang w:val="en-US"/>
        </w:rPr>
        <w:fldChar w:fldCharType="end"/>
      </w:r>
      <w:r w:rsidR="00F73680">
        <w:rPr>
          <w:lang w:val="en-US"/>
        </w:rPr>
        <w:t xml:space="preserve"> as specified in the paper,</w:t>
      </w:r>
      <w:r w:rsidR="00C712A5">
        <w:rPr>
          <w:lang w:val="en-US"/>
        </w:rPr>
        <w:t xml:space="preserve"> but only keep </w:t>
      </w:r>
      <w:r w:rsidR="00F73680">
        <w:rPr>
          <w:lang w:val="en-US"/>
        </w:rPr>
        <w:t xml:space="preserve">the structure </w:t>
      </w:r>
      <w:r w:rsidR="00C712A5">
        <w:rPr>
          <w:lang w:val="en-US"/>
        </w:rPr>
        <w:t xml:space="preserve">up to layer </w:t>
      </w:r>
      <w:r w:rsidR="00F73680">
        <w:rPr>
          <w:lang w:val="en-US"/>
        </w:rPr>
        <w:t>30</w:t>
      </w:r>
      <w:r w:rsidR="00D4343B">
        <w:rPr>
          <w:lang w:val="en-US"/>
        </w:rPr>
        <w:t xml:space="preserve"> (</w:t>
      </w:r>
      <m:oMath>
        <m:r>
          <w:rPr>
            <w:rFonts w:ascii="Cambria Math" w:hAnsi="Cambria Math"/>
            <w:lang w:val="en-US"/>
          </w:rPr>
          <m:t>VGG</m:t>
        </m:r>
        <m:sSub>
          <m:sSubPr>
            <m:ctrlPr>
              <w:rPr>
                <w:rFonts w:ascii="Cambria Math" w:hAnsi="Cambria Math"/>
                <w:i/>
                <w:lang w:val="en-US"/>
              </w:rPr>
            </m:ctrlPr>
          </m:sSubPr>
          <m:e>
            <m:r>
              <w:rPr>
                <w:rFonts w:ascii="Cambria Math" w:hAnsi="Cambria Math"/>
                <w:lang w:val="en-US"/>
              </w:rPr>
              <m:t>16</m:t>
            </m:r>
          </m:e>
          <m:sub>
            <m:r>
              <w:rPr>
                <w:rFonts w:ascii="Cambria Math" w:hAnsi="Cambria Math"/>
                <w:lang w:val="en-US"/>
              </w:rPr>
              <m:t>30</m:t>
            </m:r>
          </m:sub>
        </m:sSub>
      </m:oMath>
      <w:r w:rsidR="00D4343B">
        <w:rPr>
          <w:lang w:val="en-US"/>
        </w:rPr>
        <w:t>)</w:t>
      </w:r>
      <w:r w:rsidR="00C712A5">
        <w:rPr>
          <w:lang w:val="en-US"/>
        </w:rPr>
        <w:t xml:space="preserve"> (</w:t>
      </w:r>
      <w:r w:rsidR="00D83CCB">
        <w:rPr>
          <w:lang w:val="en-US"/>
        </w:rPr>
        <w:t xml:space="preserve">the </w:t>
      </w:r>
      <w:proofErr w:type="spellStart"/>
      <w:r w:rsidR="00D83CCB">
        <w:rPr>
          <w:lang w:val="en-US"/>
        </w:rPr>
        <w:t>ReLU</w:t>
      </w:r>
      <w:proofErr w:type="spellEnd"/>
      <w:r w:rsidR="00D83CCB">
        <w:rPr>
          <w:lang w:val="en-US"/>
        </w:rPr>
        <w:t xml:space="preserve"> activation</w:t>
      </w:r>
      <w:r w:rsidR="00C712A5">
        <w:rPr>
          <w:lang w:val="en-US"/>
        </w:rPr>
        <w:t xml:space="preserve"> output</w:t>
      </w:r>
      <w:r w:rsidR="00D83CCB">
        <w:rPr>
          <w:lang w:val="en-US"/>
        </w:rPr>
        <w:t>s</w:t>
      </w:r>
      <w:r w:rsidR="00C712A5">
        <w:rPr>
          <w:lang w:val="en-US"/>
        </w:rPr>
        <w:t xml:space="preserve"> of the last convolutional layer)</w:t>
      </w:r>
      <w:r w:rsidR="00F73680">
        <w:rPr>
          <w:lang w:val="en-US"/>
        </w:rPr>
        <w:t>, the CNN that takes the target image as an input has one more max pooling layer that summarize the importance features of the target</w:t>
      </w:r>
      <w:r w:rsidR="00D4343B">
        <w:rPr>
          <w:lang w:val="en-US"/>
        </w:rPr>
        <w:t xml:space="preserve"> (</w:t>
      </w:r>
      <m:oMath>
        <m:r>
          <w:rPr>
            <w:rFonts w:ascii="Cambria Math" w:hAnsi="Cambria Math"/>
            <w:lang w:val="en-US"/>
          </w:rPr>
          <m:t>VGG</m:t>
        </m:r>
        <m:sSub>
          <m:sSubPr>
            <m:ctrlPr>
              <w:rPr>
                <w:rFonts w:ascii="Cambria Math" w:hAnsi="Cambria Math"/>
                <w:i/>
                <w:lang w:val="en-US"/>
              </w:rPr>
            </m:ctrlPr>
          </m:sSubPr>
          <m:e>
            <m:r>
              <w:rPr>
                <w:rFonts w:ascii="Cambria Math" w:hAnsi="Cambria Math"/>
                <w:lang w:val="en-US"/>
              </w:rPr>
              <m:t>16</m:t>
            </m:r>
          </m:e>
          <m:sub>
            <m:r>
              <w:rPr>
                <w:rFonts w:ascii="Cambria Math" w:hAnsi="Cambria Math"/>
                <w:lang w:val="en-US"/>
              </w:rPr>
              <m:t>31</m:t>
            </m:r>
          </m:sub>
        </m:sSub>
      </m:oMath>
      <w:r w:rsidR="00D4343B">
        <w:rPr>
          <w:lang w:val="en-US"/>
        </w:rPr>
        <w:t>)</w:t>
      </w:r>
      <w:r w:rsidR="00F73680">
        <w:rPr>
          <w:lang w:val="en-US"/>
        </w:rPr>
        <w:t xml:space="preserve">. </w:t>
      </w:r>
    </w:p>
    <w:p w14:paraId="33AB8A84" w14:textId="6AE9BDF0" w:rsidR="00D627ED" w:rsidRDefault="00FD2118" w:rsidP="00D627ED">
      <w:pPr>
        <w:spacing w:line="360" w:lineRule="auto"/>
        <w:jc w:val="both"/>
        <w:rPr>
          <w:lang w:val="en-US"/>
        </w:rPr>
      </w:pPr>
      <w:r w:rsidRPr="00FD2118">
        <w:rPr>
          <w:noProof/>
          <w:lang w:val="en-US"/>
        </w:rPr>
        <w:drawing>
          <wp:inline distT="0" distB="0" distL="0" distR="0" wp14:anchorId="24288B1D" wp14:editId="5BC17D15">
            <wp:extent cx="4772527" cy="4844837"/>
            <wp:effectExtent l="0" t="0" r="3175" b="0"/>
            <wp:docPr id="1645980569"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80569" name="Picture 1" descr="A diagram of a diagram of a diagram&#10;&#10;AI-generated content may be incorrect."/>
                    <pic:cNvPicPr/>
                  </pic:nvPicPr>
                  <pic:blipFill>
                    <a:blip r:embed="rId14"/>
                    <a:stretch>
                      <a:fillRect/>
                    </a:stretch>
                  </pic:blipFill>
                  <pic:spPr>
                    <a:xfrm>
                      <a:off x="0" y="0"/>
                      <a:ext cx="4810903" cy="4883794"/>
                    </a:xfrm>
                    <a:prstGeom prst="rect">
                      <a:avLst/>
                    </a:prstGeom>
                  </pic:spPr>
                </pic:pic>
              </a:graphicData>
            </a:graphic>
          </wp:inline>
        </w:drawing>
      </w:r>
    </w:p>
    <w:p w14:paraId="2B98C703" w14:textId="136C7C67" w:rsidR="00D627ED" w:rsidRDefault="00D53E6A" w:rsidP="00D53E6A">
      <w:pPr>
        <w:pStyle w:val="Caption"/>
        <w:jc w:val="center"/>
        <w:rPr>
          <w:sz w:val="24"/>
          <w:szCs w:val="24"/>
        </w:rPr>
      </w:pPr>
      <w:bookmarkStart w:id="26" w:name="_Ref220327011"/>
      <w:bookmarkStart w:id="27" w:name="_Toc223700739"/>
      <w:r w:rsidRPr="00D53E6A">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2.2.1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bookmarkEnd w:id="26"/>
      <w:r w:rsidRPr="00D53E6A">
        <w:rPr>
          <w:sz w:val="24"/>
          <w:szCs w:val="24"/>
        </w:rPr>
        <w:t xml:space="preserve"> IVSN model schematic (Zhang et al., 2018)</w:t>
      </w:r>
      <w:bookmarkEnd w:id="27"/>
    </w:p>
    <w:p w14:paraId="6BAAA382" w14:textId="77777777" w:rsidR="002E5196" w:rsidRPr="002E5196" w:rsidRDefault="002E5196" w:rsidP="002E5196"/>
    <w:p w14:paraId="6876F153" w14:textId="08F769CF" w:rsidR="00F12727" w:rsidRDefault="00D53E6A" w:rsidP="00D53E6A">
      <w:pPr>
        <w:spacing w:line="360" w:lineRule="auto"/>
        <w:jc w:val="both"/>
        <w:rPr>
          <w:lang w:val="en-US"/>
        </w:rPr>
      </w:pPr>
      <w:r>
        <w:rPr>
          <w:lang w:val="en-US"/>
        </w:rPr>
        <w:t>The schema</w:t>
      </w:r>
      <w:r w:rsidR="000F7402">
        <w:rPr>
          <w:lang w:val="en-US"/>
        </w:rPr>
        <w:t>tic</w:t>
      </w:r>
      <w:r>
        <w:rPr>
          <w:lang w:val="en-US"/>
        </w:rPr>
        <w:t xml:space="preserve"> can be represented in the following illustrations</w:t>
      </w:r>
      <w:r w:rsidR="00F12727">
        <w:rPr>
          <w:lang w:val="en-US"/>
        </w:rPr>
        <w:t>:</w:t>
      </w:r>
    </w:p>
    <w:p w14:paraId="56FAC900" w14:textId="2C9176AA" w:rsidR="00D53E6A" w:rsidRDefault="00D53E6A" w:rsidP="00D53E6A">
      <w:pPr>
        <w:spacing w:line="360" w:lineRule="auto"/>
        <w:jc w:val="both"/>
        <w:rPr>
          <w:lang w:val="en-US"/>
        </w:rPr>
      </w:pPr>
      <w:r>
        <w:rPr>
          <w:lang w:val="en-US"/>
        </w:rPr>
        <w:lastRenderedPageBreak/>
        <w:t xml:space="preserve">Given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3×28×28</m:t>
            </m:r>
          </m:sup>
        </m:s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s</m:t>
            </m:r>
          </m:sub>
        </m:sSub>
        <m:r>
          <w:rPr>
            <w:rFonts w:ascii="Cambria Math" w:hAnsi="Cambria Math"/>
            <w:lang w:val="en-US"/>
          </w:rPr>
          <m:t>∈</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3×224×224</m:t>
            </m:r>
          </m:sup>
        </m:sSup>
      </m:oMath>
    </w:p>
    <w:p w14:paraId="6DFDE641" w14:textId="77777777" w:rsidR="00D53E6A" w:rsidRPr="00F73680" w:rsidRDefault="00000000" w:rsidP="00D53E6A">
      <w:pPr>
        <w:spacing w:line="360" w:lineRule="auto"/>
        <w:jc w:val="both"/>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t</m:t>
              </m:r>
            </m:sub>
            <m:sup>
              <m:r>
                <w:rPr>
                  <w:rFonts w:ascii="Cambria Math" w:hAnsi="Cambria Math"/>
                  <w:lang w:val="en-US"/>
                </w:rPr>
                <m:t>'</m:t>
              </m:r>
            </m:sup>
          </m:sSubSup>
          <m:r>
            <w:rPr>
              <w:rFonts w:ascii="Cambria Math" w:hAnsi="Cambria Math"/>
              <w:lang w:val="en-US"/>
            </w:rPr>
            <m:t>=VGG</m:t>
          </m:r>
          <m:sSub>
            <m:sSubPr>
              <m:ctrlPr>
                <w:rPr>
                  <w:rFonts w:ascii="Cambria Math" w:hAnsi="Cambria Math"/>
                  <w:i/>
                  <w:lang w:val="en-US"/>
                </w:rPr>
              </m:ctrlPr>
            </m:sSubPr>
            <m:e>
              <m:r>
                <w:rPr>
                  <w:rFonts w:ascii="Cambria Math" w:hAnsi="Cambria Math"/>
                  <w:lang w:val="en-US"/>
                </w:rPr>
                <m:t>16</m:t>
              </m:r>
            </m:e>
            <m:sub>
              <m:r>
                <w:rPr>
                  <w:rFonts w:ascii="Cambria Math" w:hAnsi="Cambria Math"/>
                  <w:lang w:val="en-US"/>
                </w:rPr>
                <m:t>31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e>
          </m:d>
        </m:oMath>
      </m:oMathPara>
    </w:p>
    <w:p w14:paraId="407742F9" w14:textId="77777777" w:rsidR="00D53E6A" w:rsidRPr="00F73680" w:rsidRDefault="00000000" w:rsidP="00D53E6A">
      <w:pPr>
        <w:spacing w:line="360" w:lineRule="auto"/>
        <w:jc w:val="cente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r>
            <w:rPr>
              <w:rFonts w:ascii="Cambria Math" w:eastAsiaTheme="minorEastAsia" w:hAnsi="Cambria Math"/>
              <w:lang w:val="en-US"/>
            </w:rPr>
            <m:t>=VGG</m:t>
          </m:r>
          <m:sSub>
            <m:sSubPr>
              <m:ctrlPr>
                <w:rPr>
                  <w:rFonts w:ascii="Cambria Math" w:eastAsiaTheme="minorEastAsia" w:hAnsi="Cambria Math"/>
                  <w:i/>
                  <w:lang w:val="en-US"/>
                </w:rPr>
              </m:ctrlPr>
            </m:sSubPr>
            <m:e>
              <m:r>
                <w:rPr>
                  <w:rFonts w:ascii="Cambria Math" w:eastAsiaTheme="minorEastAsia" w:hAnsi="Cambria Math"/>
                  <w:lang w:val="en-US"/>
                </w:rPr>
                <m:t>16</m:t>
              </m:r>
            </m:e>
            <m:sub>
              <m:r>
                <w:rPr>
                  <w:rFonts w:ascii="Cambria Math" w:eastAsiaTheme="minorEastAsia" w:hAnsi="Cambria Math"/>
                  <w:lang w:val="en-US"/>
                </w:rPr>
                <m:t>30</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s</m:t>
                  </m:r>
                </m:sub>
              </m:sSub>
            </m:e>
          </m:d>
        </m:oMath>
      </m:oMathPara>
    </w:p>
    <w:p w14:paraId="3A5131EF" w14:textId="115995FD" w:rsidR="00D53E6A" w:rsidRDefault="00D53E6A" w:rsidP="00D53E6A">
      <w:pPr>
        <w:spacing w:line="360" w:lineRule="auto"/>
        <w:jc w:val="both"/>
        <w:rPr>
          <w:rFonts w:eastAsiaTheme="minorEastAsia"/>
          <w:lang w:val="en-US"/>
        </w:rPr>
      </w:pPr>
      <w:r>
        <w:rPr>
          <w:rFonts w:eastAsiaTheme="minorEastAsia"/>
          <w:lang w:val="en-US"/>
        </w:rPr>
        <w:t>W</w:t>
      </w:r>
      <w:r w:rsidR="00196555">
        <w:rPr>
          <w:rFonts w:eastAsiaTheme="minorEastAsia"/>
          <w:lang w:val="en-US"/>
        </w:rPr>
        <w:t>here</w:t>
      </w:r>
      <w:r>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t</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w:rPr>
                <w:rFonts w:ascii="Cambria Math" w:eastAsiaTheme="minorEastAsia" w:hAnsi="Cambria Math"/>
                <w:lang w:val="en-US"/>
              </w:rPr>
              <m:t>512×1×1</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w:rPr>
                <w:rFonts w:ascii="Cambria Math" w:eastAsiaTheme="minorEastAsia" w:hAnsi="Cambria Math"/>
                <w:lang w:val="en-US"/>
              </w:rPr>
              <m:t>512×14×14</m:t>
            </m:r>
          </m:sup>
        </m:sSup>
      </m:oMath>
    </w:p>
    <w:p w14:paraId="57F571BE" w14:textId="12D9402E" w:rsidR="00D53E6A" w:rsidRDefault="00D53E6A" w:rsidP="00D53E6A">
      <w:pPr>
        <w:spacing w:line="360" w:lineRule="auto"/>
        <w:jc w:val="both"/>
        <w:rPr>
          <w:rFonts w:eastAsiaTheme="minorEastAsia"/>
          <w:lang w:val="en-US"/>
        </w:rPr>
      </w:pPr>
      <w:r>
        <w:rPr>
          <w:rFonts w:eastAsiaTheme="minorEastAsia"/>
          <w:lang w:val="en-US"/>
        </w:rPr>
        <w:t xml:space="preserve">To generate an attention map with first-order similarity approximation, </w:t>
      </w:r>
      <w:r w:rsidR="00612A44">
        <w:rPr>
          <w:rFonts w:eastAsiaTheme="minorEastAsia"/>
          <w:lang w:val="en-US"/>
        </w:rPr>
        <w:t>the model</w:t>
      </w:r>
      <w:r>
        <w:rPr>
          <w:rFonts w:eastAsiaTheme="minorEastAsia"/>
          <w:lang w:val="en-US"/>
        </w:rPr>
        <w:t xml:space="preserve"> conduct</w:t>
      </w:r>
      <w:r w:rsidR="00612A44">
        <w:rPr>
          <w:rFonts w:eastAsiaTheme="minorEastAsia"/>
          <w:lang w:val="en-US"/>
        </w:rPr>
        <w:t>s</w:t>
      </w:r>
      <w:r>
        <w:rPr>
          <w:rFonts w:eastAsiaTheme="minorEastAsia"/>
          <w:lang w:val="en-US"/>
        </w:rPr>
        <w:t xml:space="preserve"> a dot product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t</m:t>
            </m:r>
          </m:sub>
          <m:sup>
            <m:r>
              <w:rPr>
                <w:rFonts w:ascii="Cambria Math" w:eastAsiaTheme="minorEastAsia" w:hAnsi="Cambria Math"/>
                <w:lang w:val="en-US"/>
              </w:rPr>
              <m:t>'</m:t>
            </m:r>
          </m:sup>
        </m:sSubSup>
      </m:oMath>
      <w:r>
        <w:rPr>
          <w:rFonts w:eastAsiaTheme="minorEastAsia"/>
          <w:lang w:val="en-US"/>
        </w:rPr>
        <w:t xml:space="preserve"> with each entry of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oMath>
      <w:r>
        <w:rPr>
          <w:rFonts w:eastAsiaTheme="minorEastAsia"/>
          <w:lang w:val="en-US"/>
        </w:rPr>
        <w:t xml:space="preserve">, refer to </w:t>
      </w:r>
      <w:r>
        <w:rPr>
          <w:rFonts w:eastAsiaTheme="minorEastAsia"/>
          <w:lang w:val="en-US"/>
        </w:rPr>
        <w:fldChar w:fldCharType="begin"/>
      </w:r>
      <w:r>
        <w:rPr>
          <w:rFonts w:eastAsiaTheme="minorEastAsia"/>
          <w:lang w:val="en-US"/>
        </w:rPr>
        <w:instrText xml:space="preserve"> REF _Ref220326769 \h </w:instrText>
      </w:r>
      <w:r>
        <w:rPr>
          <w:rFonts w:eastAsiaTheme="minorEastAsia"/>
          <w:lang w:val="en-US"/>
        </w:rPr>
      </w:r>
      <w:r>
        <w:rPr>
          <w:rFonts w:eastAsiaTheme="minorEastAsia"/>
          <w:lang w:val="en-US"/>
        </w:rPr>
        <w:fldChar w:fldCharType="separate"/>
      </w:r>
      <w:r w:rsidR="003311A3" w:rsidRPr="00F73680">
        <w:t xml:space="preserve">Figure </w:t>
      </w:r>
      <w:r w:rsidR="003311A3">
        <w:rPr>
          <w:noProof/>
        </w:rPr>
        <w:t>2.2.1</w:t>
      </w:r>
      <w:r w:rsidR="003311A3">
        <w:t>.</w:t>
      </w:r>
      <w:r w:rsidR="003311A3">
        <w:rPr>
          <w:noProof/>
        </w:rPr>
        <w:t>2</w:t>
      </w:r>
      <w:r>
        <w:rPr>
          <w:rFonts w:eastAsiaTheme="minorEastAsia"/>
          <w:lang w:val="en-US"/>
        </w:rPr>
        <w:fldChar w:fldCharType="end"/>
      </w:r>
      <w:r w:rsidR="00FB6C6A">
        <w:rPr>
          <w:rFonts w:eastAsiaTheme="minorEastAsia"/>
          <w:lang w:val="en-US"/>
        </w:rPr>
        <w:t xml:space="preserve"> (the Figure is for method illustration purposes only, wh</w:t>
      </w:r>
      <w:r w:rsidR="00B602B9">
        <w:rPr>
          <w:rFonts w:eastAsiaTheme="minorEastAsia"/>
          <w:lang w:val="en-US"/>
        </w:rPr>
        <w:t>ere the dimensions of</w:t>
      </w:r>
      <w:r w:rsidR="00FB6C6A">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I</m:t>
            </m:r>
          </m:e>
          <m:sub>
            <m:r>
              <w:rPr>
                <w:rFonts w:ascii="Cambria Math" w:eastAsiaTheme="minorEastAsia" w:hAnsi="Cambria Math"/>
                <w:lang w:val="en-US"/>
              </w:rPr>
              <m:t>s</m:t>
            </m:r>
          </m:sub>
          <m:sup>
            <m:r>
              <w:rPr>
                <w:rFonts w:ascii="Cambria Math" w:eastAsiaTheme="minorEastAsia" w:hAnsi="Cambria Math"/>
                <w:lang w:val="en-US"/>
              </w:rPr>
              <m:t>'</m:t>
            </m:r>
          </m:sup>
        </m:sSubSup>
      </m:oMath>
      <w:r w:rsidR="00FB6C6A">
        <w:rPr>
          <w:rFonts w:eastAsiaTheme="minorEastAsia"/>
          <w:lang w:val="en-US"/>
        </w:rPr>
        <w:t xml:space="preserve"> differ from the discussed dimensions)</w:t>
      </w:r>
    </w:p>
    <w:p w14:paraId="7E1970A5" w14:textId="77777777" w:rsidR="00D53E6A" w:rsidRDefault="00D53E6A" w:rsidP="00D53E6A">
      <w:pPr>
        <w:spacing w:line="360" w:lineRule="auto"/>
        <w:jc w:val="center"/>
        <w:rPr>
          <w:rFonts w:eastAsiaTheme="minorEastAsia"/>
          <w:lang w:val="en-US"/>
        </w:rPr>
      </w:pPr>
      <w:r>
        <w:rPr>
          <w:rFonts w:eastAsiaTheme="minorEastAsia"/>
          <w:noProof/>
          <w:lang w:val="en-US"/>
        </w:rPr>
        <w:drawing>
          <wp:inline distT="0" distB="0" distL="0" distR="0" wp14:anchorId="6806A1E6" wp14:editId="5E528189">
            <wp:extent cx="3769895" cy="2579764"/>
            <wp:effectExtent l="0" t="0" r="0" b="0"/>
            <wp:docPr id="3688633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63347" name="Graphic 368863347"/>
                    <pic:cNvPicPr/>
                  </pic:nvPicPr>
                  <pic:blipFill>
                    <a:blip r:embed="rId15">
                      <a:extLst>
                        <a:ext uri="{96DAC541-7B7A-43D3-8B79-37D633B846F1}">
                          <asvg:svgBlip xmlns:asvg="http://schemas.microsoft.com/office/drawing/2016/SVG/main" r:embed="rId16"/>
                        </a:ext>
                      </a:extLst>
                    </a:blip>
                    <a:stretch>
                      <a:fillRect/>
                    </a:stretch>
                  </pic:blipFill>
                  <pic:spPr>
                    <a:xfrm>
                      <a:off x="0" y="0"/>
                      <a:ext cx="3769895" cy="2579764"/>
                    </a:xfrm>
                    <a:prstGeom prst="rect">
                      <a:avLst/>
                    </a:prstGeom>
                  </pic:spPr>
                </pic:pic>
              </a:graphicData>
            </a:graphic>
          </wp:inline>
        </w:drawing>
      </w:r>
    </w:p>
    <w:p w14:paraId="310355FD" w14:textId="1E2C64FD" w:rsidR="00D53E6A" w:rsidRDefault="00D53E6A" w:rsidP="00D53E6A">
      <w:pPr>
        <w:pStyle w:val="Caption"/>
        <w:jc w:val="center"/>
        <w:rPr>
          <w:sz w:val="24"/>
          <w:szCs w:val="24"/>
        </w:rPr>
      </w:pPr>
      <w:bookmarkStart w:id="28" w:name="_Ref220326769"/>
      <w:bookmarkStart w:id="29" w:name="_Toc223700740"/>
      <w:r w:rsidRPr="00F73680">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2.2.1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2</w:t>
      </w:r>
      <w:r w:rsidR="004E321F">
        <w:rPr>
          <w:sz w:val="24"/>
          <w:szCs w:val="24"/>
        </w:rPr>
        <w:fldChar w:fldCharType="end"/>
      </w:r>
      <w:bookmarkEnd w:id="28"/>
      <w:r w:rsidRPr="00F73680">
        <w:rPr>
          <w:sz w:val="24"/>
          <w:szCs w:val="24"/>
        </w:rPr>
        <w:t xml:space="preserve"> Top-down modulation illustration</w:t>
      </w:r>
      <w:bookmarkEnd w:id="29"/>
    </w:p>
    <w:p w14:paraId="064404BA" w14:textId="4CA0F4F4" w:rsidR="009012A7" w:rsidRDefault="009012A7" w:rsidP="00483622">
      <w:pPr>
        <w:spacing w:line="360" w:lineRule="auto"/>
      </w:pPr>
      <w:r>
        <w:t>The attention map is then resized to match the input context image size to conduct searching by using the following algorithm:</w:t>
      </w:r>
    </w:p>
    <w:p w14:paraId="1CEDA98D" w14:textId="77777777" w:rsidR="009012A7" w:rsidRPr="009012A7" w:rsidRDefault="009012A7" w:rsidP="009012A7"/>
    <w:tbl>
      <w:tblPr>
        <w:tblStyle w:val="TableGrid"/>
        <w:tblW w:w="0" w:type="auto"/>
        <w:tblLook w:val="04A0" w:firstRow="1" w:lastRow="0" w:firstColumn="1" w:lastColumn="0" w:noHBand="0" w:noVBand="1"/>
      </w:tblPr>
      <w:tblGrid>
        <w:gridCol w:w="8210"/>
      </w:tblGrid>
      <w:tr w:rsidR="009012A7" w14:paraId="1816F719" w14:textId="77777777" w:rsidTr="006656B2">
        <w:trPr>
          <w:trHeight w:val="340"/>
        </w:trPr>
        <w:tc>
          <w:tcPr>
            <w:tcW w:w="8210" w:type="dxa"/>
            <w:tcBorders>
              <w:left w:val="nil"/>
              <w:bottom w:val="single" w:sz="4" w:space="0" w:color="auto"/>
              <w:right w:val="nil"/>
            </w:tcBorders>
            <w:vAlign w:val="center"/>
          </w:tcPr>
          <w:p w14:paraId="2D28FA4C" w14:textId="4C352FF8" w:rsidR="009012A7" w:rsidRPr="009012A7" w:rsidRDefault="009012A7" w:rsidP="006656B2">
            <w:pPr>
              <w:spacing w:line="360" w:lineRule="auto"/>
              <w:rPr>
                <w:i/>
                <w:iCs/>
                <w:lang w:val="en-US"/>
              </w:rPr>
            </w:pPr>
            <w:r w:rsidRPr="009012A7">
              <w:rPr>
                <w:b/>
                <w:bCs/>
                <w:i/>
                <w:iCs/>
                <w:lang w:val="en-US"/>
              </w:rPr>
              <w:t>Algorithm</w:t>
            </w:r>
            <w:r>
              <w:rPr>
                <w:i/>
                <w:iCs/>
                <w:lang w:val="en-US"/>
              </w:rPr>
              <w:t xml:space="preserve"> </w:t>
            </w:r>
            <w:r w:rsidRPr="009012A7">
              <w:rPr>
                <w:i/>
                <w:iCs/>
                <w:lang w:val="en-US"/>
              </w:rPr>
              <w:t>Visual Search with</w:t>
            </w:r>
            <w:r w:rsidR="00483622">
              <w:rPr>
                <w:i/>
                <w:iCs/>
                <w:lang w:val="en-US"/>
              </w:rPr>
              <w:t xml:space="preserve"> normalized positive entries</w:t>
            </w:r>
            <w:r w:rsidRPr="009012A7">
              <w:rPr>
                <w:i/>
                <w:iCs/>
                <w:lang w:val="en-US"/>
              </w:rPr>
              <w:t xml:space="preserve"> Attention Map</w:t>
            </w:r>
            <w:r w:rsidR="00843653">
              <w:rPr>
                <w:i/>
                <w:iCs/>
                <w:lang w:val="en-US"/>
              </w:rPr>
              <w:t xml:space="preserve"> and IOR</w:t>
            </w:r>
          </w:p>
        </w:tc>
      </w:tr>
      <w:tr w:rsidR="009012A7" w14:paraId="0CC026B4" w14:textId="77777777" w:rsidTr="009012A7">
        <w:tc>
          <w:tcPr>
            <w:tcW w:w="8210" w:type="dxa"/>
            <w:tcBorders>
              <w:top w:val="single" w:sz="4" w:space="0" w:color="auto"/>
              <w:left w:val="nil"/>
              <w:bottom w:val="single" w:sz="4" w:space="0" w:color="auto"/>
              <w:right w:val="nil"/>
            </w:tcBorders>
          </w:tcPr>
          <w:p w14:paraId="1201A8C3" w14:textId="69A75EA9"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Function </w:t>
            </w:r>
            <w:proofErr w:type="spellStart"/>
            <w:r w:rsidRPr="009012A7">
              <w:rPr>
                <w:rFonts w:ascii="Courier New" w:hAnsi="Courier New" w:cs="Courier New"/>
                <w:sz w:val="18"/>
                <w:szCs w:val="18"/>
                <w:lang w:val="en-US"/>
              </w:rPr>
              <w:t>visual_</w:t>
            </w:r>
            <w:proofErr w:type="gramStart"/>
            <w:r w:rsidRPr="009012A7">
              <w:rPr>
                <w:rFonts w:ascii="Courier New" w:hAnsi="Courier New" w:cs="Courier New"/>
                <w:sz w:val="18"/>
                <w:szCs w:val="18"/>
                <w:lang w:val="en-US"/>
              </w:rPr>
              <w:t>search</w:t>
            </w:r>
            <w:proofErr w:type="spellEnd"/>
            <w:r w:rsidRPr="009012A7">
              <w:rPr>
                <w:rFonts w:ascii="Courier New" w:hAnsi="Courier New" w:cs="Courier New"/>
                <w:sz w:val="18"/>
                <w:szCs w:val="18"/>
                <w:lang w:val="en-US"/>
              </w:rPr>
              <w:t>(</w:t>
            </w:r>
            <w:proofErr w:type="spellStart"/>
            <w:proofErr w:type="gramEnd"/>
            <w:r w:rsidRPr="009012A7">
              <w:rPr>
                <w:rFonts w:ascii="Courier New" w:hAnsi="Courier New" w:cs="Courier New"/>
                <w:sz w:val="18"/>
                <w:szCs w:val="18"/>
                <w:lang w:val="en-US"/>
              </w:rPr>
              <w:t>attention_map</w:t>
            </w:r>
            <w:proofErr w:type="spellEnd"/>
            <w:r w:rsidRPr="009012A7">
              <w:rPr>
                <w:rFonts w:ascii="Courier New" w:hAnsi="Courier New" w:cs="Courier New"/>
                <w:sz w:val="18"/>
                <w:szCs w:val="18"/>
                <w:lang w:val="en-US"/>
              </w:rPr>
              <w:t xml:space="preserve">, </w:t>
            </w:r>
            <w:proofErr w:type="spellStart"/>
            <w:r w:rsidRPr="009012A7">
              <w:rPr>
                <w:rFonts w:ascii="Courier New" w:hAnsi="Courier New" w:cs="Courier New"/>
                <w:sz w:val="18"/>
                <w:szCs w:val="18"/>
                <w:lang w:val="en-US"/>
              </w:rPr>
              <w:t>IOR_size</w:t>
            </w:r>
            <w:proofErr w:type="spellEnd"/>
            <w:r w:rsidRPr="009012A7">
              <w:rPr>
                <w:rFonts w:ascii="Courier New" w:hAnsi="Courier New" w:cs="Courier New"/>
                <w:sz w:val="18"/>
                <w:szCs w:val="18"/>
                <w:lang w:val="en-US"/>
              </w:rPr>
              <w:t xml:space="preserve">, </w:t>
            </w:r>
            <w:proofErr w:type="spellStart"/>
            <w:r w:rsidRPr="009012A7">
              <w:rPr>
                <w:rFonts w:ascii="Courier New" w:hAnsi="Courier New" w:cs="Courier New"/>
                <w:sz w:val="18"/>
                <w:szCs w:val="18"/>
                <w:lang w:val="en-US"/>
              </w:rPr>
              <w:t>target_bbox</w:t>
            </w:r>
            <w:proofErr w:type="spellEnd"/>
            <w:r w:rsidRPr="009012A7">
              <w:rPr>
                <w:rFonts w:ascii="Courier New" w:hAnsi="Courier New" w:cs="Courier New"/>
                <w:sz w:val="18"/>
                <w:szCs w:val="18"/>
                <w:lang w:val="en-US"/>
              </w:rPr>
              <w:t>):</w:t>
            </w:r>
          </w:p>
          <w:p w14:paraId="50E951CD" w14:textId="12F403A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While sum(</w:t>
            </w:r>
            <w:proofErr w:type="spellStart"/>
            <w:r w:rsidRPr="009012A7">
              <w:rPr>
                <w:rFonts w:ascii="Courier New" w:hAnsi="Courier New" w:cs="Courier New"/>
                <w:sz w:val="18"/>
                <w:szCs w:val="18"/>
                <w:lang w:val="en-US"/>
              </w:rPr>
              <w:t>attention</w:t>
            </w:r>
            <w:r w:rsidR="002E5196">
              <w:rPr>
                <w:rFonts w:ascii="Courier New" w:hAnsi="Courier New" w:cs="Courier New"/>
                <w:sz w:val="18"/>
                <w:szCs w:val="18"/>
                <w:lang w:val="en-US"/>
              </w:rPr>
              <w:t>_map</w:t>
            </w:r>
            <w:proofErr w:type="spellEnd"/>
            <w:proofErr w:type="gramStart"/>
            <w:r w:rsidRPr="009012A7">
              <w:rPr>
                <w:rFonts w:ascii="Courier New" w:hAnsi="Courier New" w:cs="Courier New"/>
                <w:sz w:val="18"/>
                <w:szCs w:val="18"/>
                <w:lang w:val="en-US"/>
              </w:rPr>
              <w:t>) !</w:t>
            </w:r>
            <w:proofErr w:type="gramEnd"/>
            <w:r w:rsidRPr="009012A7">
              <w:rPr>
                <w:rFonts w:ascii="Courier New" w:hAnsi="Courier New" w:cs="Courier New"/>
                <w:sz w:val="18"/>
                <w:szCs w:val="18"/>
                <w:lang w:val="en-US"/>
              </w:rPr>
              <w:t>= 0:</w:t>
            </w:r>
          </w:p>
          <w:p w14:paraId="421AEF97" w14:textId="4CA3DC8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w:t>
            </w:r>
            <w:r w:rsidR="00335467">
              <w:rPr>
                <w:rFonts w:ascii="Courier New" w:hAnsi="Courier New" w:cs="Courier New"/>
                <w:sz w:val="18"/>
                <w:szCs w:val="18"/>
                <w:lang w:val="en-US"/>
              </w:rPr>
              <w:t>y, x</w:t>
            </w:r>
            <w:r w:rsidRPr="009012A7">
              <w:rPr>
                <w:rFonts w:ascii="Courier New" w:hAnsi="Courier New" w:cs="Courier New"/>
                <w:sz w:val="18"/>
                <w:szCs w:val="18"/>
                <w:lang w:val="en-US"/>
              </w:rPr>
              <w:t xml:space="preserve"> = entry indices of highest value in attention map</w:t>
            </w:r>
          </w:p>
          <w:p w14:paraId="3C6C14C4" w14:textId="7D2DE4E6"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if x, y inside </w:t>
            </w:r>
            <w:proofErr w:type="spellStart"/>
            <w:r w:rsidR="00913E49">
              <w:rPr>
                <w:rFonts w:ascii="Courier New" w:hAnsi="Courier New" w:cs="Courier New"/>
                <w:sz w:val="18"/>
                <w:szCs w:val="18"/>
                <w:lang w:val="en-US"/>
              </w:rPr>
              <w:t>target_</w:t>
            </w:r>
            <w:r w:rsidRPr="009012A7">
              <w:rPr>
                <w:rFonts w:ascii="Courier New" w:hAnsi="Courier New" w:cs="Courier New"/>
                <w:sz w:val="18"/>
                <w:szCs w:val="18"/>
                <w:lang w:val="en-US"/>
              </w:rPr>
              <w:t>bbox</w:t>
            </w:r>
            <w:proofErr w:type="spellEnd"/>
            <w:r w:rsidRPr="009012A7">
              <w:rPr>
                <w:rFonts w:ascii="Courier New" w:hAnsi="Courier New" w:cs="Courier New"/>
                <w:sz w:val="18"/>
                <w:szCs w:val="18"/>
                <w:lang w:val="en-US"/>
              </w:rPr>
              <w:t>:</w:t>
            </w:r>
          </w:p>
          <w:p w14:paraId="52B3D8D1" w14:textId="7777777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return x, y</w:t>
            </w:r>
          </w:p>
          <w:p w14:paraId="4A88AD38" w14:textId="77777777" w:rsidR="009012A7" w:rsidRP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else:</w:t>
            </w:r>
          </w:p>
          <w:p w14:paraId="0182751C" w14:textId="77777777" w:rsidR="009012A7" w:rsidRDefault="009012A7" w:rsidP="00D627ED">
            <w:pPr>
              <w:spacing w:line="360" w:lineRule="auto"/>
              <w:jc w:val="both"/>
              <w:rPr>
                <w:rFonts w:ascii="Courier New" w:hAnsi="Courier New" w:cs="Courier New"/>
                <w:sz w:val="18"/>
                <w:szCs w:val="18"/>
                <w:lang w:val="en-US"/>
              </w:rPr>
            </w:pPr>
            <w:r w:rsidRPr="009012A7">
              <w:rPr>
                <w:rFonts w:ascii="Courier New" w:hAnsi="Courier New" w:cs="Courier New"/>
                <w:sz w:val="18"/>
                <w:szCs w:val="18"/>
                <w:lang w:val="en-US"/>
              </w:rPr>
              <w:t xml:space="preserve">            </w:t>
            </w:r>
            <w:proofErr w:type="spellStart"/>
            <w:r>
              <w:rPr>
                <w:rFonts w:ascii="Courier New" w:hAnsi="Courier New" w:cs="Courier New"/>
                <w:sz w:val="18"/>
                <w:szCs w:val="18"/>
                <w:lang w:val="en-US"/>
              </w:rPr>
              <w:t>IOR_h</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IOR_</w:t>
            </w:r>
            <w:proofErr w:type="gramStart"/>
            <w:r>
              <w:rPr>
                <w:rFonts w:ascii="Courier New" w:hAnsi="Courier New" w:cs="Courier New"/>
                <w:sz w:val="18"/>
                <w:szCs w:val="18"/>
                <w:lang w:val="en-US"/>
              </w:rPr>
              <w:t>size</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0]</w:t>
            </w:r>
          </w:p>
          <w:p w14:paraId="7A3498D9" w14:textId="1EAF6E46" w:rsidR="009012A7" w:rsidRDefault="009012A7"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IOR_w</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IOR_</w:t>
            </w:r>
            <w:proofErr w:type="gramStart"/>
            <w:r>
              <w:rPr>
                <w:rFonts w:ascii="Courier New" w:hAnsi="Courier New" w:cs="Courier New"/>
                <w:sz w:val="18"/>
                <w:szCs w:val="18"/>
                <w:lang w:val="en-US"/>
              </w:rPr>
              <w:t>size</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1]</w:t>
            </w:r>
          </w:p>
          <w:p w14:paraId="38178F81" w14:textId="61EA0F5E" w:rsidR="0092122C" w:rsidRDefault="0092122C"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 Inhibition of Return</w:t>
            </w:r>
          </w:p>
          <w:p w14:paraId="114228DF" w14:textId="77777777" w:rsidR="009012A7" w:rsidRDefault="009012A7"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sidRPr="009012A7">
              <w:rPr>
                <w:rFonts w:ascii="Courier New" w:hAnsi="Courier New" w:cs="Courier New"/>
                <w:sz w:val="18"/>
                <w:szCs w:val="18"/>
                <w:lang w:val="en-US"/>
              </w:rPr>
              <w:t>attention_</w:t>
            </w:r>
            <w:proofErr w:type="gramStart"/>
            <w:r w:rsidRPr="009012A7">
              <w:rPr>
                <w:rFonts w:ascii="Courier New" w:hAnsi="Courier New" w:cs="Courier New"/>
                <w:sz w:val="18"/>
                <w:szCs w:val="18"/>
                <w:lang w:val="en-US"/>
              </w:rPr>
              <w:t>map</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y-</w:t>
            </w:r>
            <w:proofErr w:type="spellStart"/>
            <w:r>
              <w:rPr>
                <w:rFonts w:ascii="Courier New" w:hAnsi="Courier New" w:cs="Courier New"/>
                <w:sz w:val="18"/>
                <w:szCs w:val="18"/>
                <w:lang w:val="en-US"/>
              </w:rPr>
              <w:t>IOR_</w:t>
            </w:r>
            <w:r w:rsidR="00335467">
              <w:rPr>
                <w:rFonts w:ascii="Courier New" w:hAnsi="Courier New" w:cs="Courier New"/>
                <w:sz w:val="18"/>
                <w:szCs w:val="18"/>
                <w:lang w:val="en-US"/>
              </w:rPr>
              <w:t>h</w:t>
            </w:r>
            <w:proofErr w:type="spellEnd"/>
            <w:r>
              <w:rPr>
                <w:rFonts w:ascii="Courier New" w:hAnsi="Courier New" w:cs="Courier New"/>
                <w:sz w:val="18"/>
                <w:szCs w:val="18"/>
                <w:lang w:val="en-US"/>
              </w:rPr>
              <w:t>/</w:t>
            </w:r>
            <w:proofErr w:type="gramStart"/>
            <w:r>
              <w:rPr>
                <w:rFonts w:ascii="Courier New" w:hAnsi="Courier New" w:cs="Courier New"/>
                <w:sz w:val="18"/>
                <w:szCs w:val="18"/>
                <w:lang w:val="en-US"/>
              </w:rPr>
              <w:t>2:y</w:t>
            </w:r>
            <w:proofErr w:type="gramEnd"/>
            <w:r>
              <w:rPr>
                <w:rFonts w:ascii="Courier New" w:hAnsi="Courier New" w:cs="Courier New"/>
                <w:sz w:val="18"/>
                <w:szCs w:val="18"/>
                <w:lang w:val="en-US"/>
              </w:rPr>
              <w:t>+IOR_</w:t>
            </w:r>
            <w:r w:rsidR="00335467">
              <w:rPr>
                <w:rFonts w:ascii="Courier New" w:hAnsi="Courier New" w:cs="Courier New"/>
                <w:sz w:val="18"/>
                <w:szCs w:val="18"/>
                <w:lang w:val="en-US"/>
              </w:rPr>
              <w:t>h</w:t>
            </w:r>
            <w:r>
              <w:rPr>
                <w:rFonts w:ascii="Courier New" w:hAnsi="Courier New" w:cs="Courier New"/>
                <w:sz w:val="18"/>
                <w:szCs w:val="18"/>
                <w:lang w:val="en-US"/>
              </w:rPr>
              <w:t>/2, x-</w:t>
            </w:r>
            <w:proofErr w:type="spellStart"/>
            <w:r>
              <w:rPr>
                <w:rFonts w:ascii="Courier New" w:hAnsi="Courier New" w:cs="Courier New"/>
                <w:sz w:val="18"/>
                <w:szCs w:val="18"/>
                <w:lang w:val="en-US"/>
              </w:rPr>
              <w:t>IOR_</w:t>
            </w:r>
            <w:r w:rsidR="00335467">
              <w:rPr>
                <w:rFonts w:ascii="Courier New" w:hAnsi="Courier New" w:cs="Courier New"/>
                <w:sz w:val="18"/>
                <w:szCs w:val="18"/>
                <w:lang w:val="en-US"/>
              </w:rPr>
              <w:t>w</w:t>
            </w:r>
            <w:proofErr w:type="spellEnd"/>
            <w:r>
              <w:rPr>
                <w:rFonts w:ascii="Courier New" w:hAnsi="Courier New" w:cs="Courier New"/>
                <w:sz w:val="18"/>
                <w:szCs w:val="18"/>
                <w:lang w:val="en-US"/>
              </w:rPr>
              <w:t>/2:x+IOR_</w:t>
            </w:r>
            <w:r w:rsidR="00335467">
              <w:rPr>
                <w:rFonts w:ascii="Courier New" w:hAnsi="Courier New" w:cs="Courier New"/>
                <w:sz w:val="18"/>
                <w:szCs w:val="18"/>
                <w:lang w:val="en-US"/>
              </w:rPr>
              <w:t>w</w:t>
            </w:r>
            <w:r>
              <w:rPr>
                <w:rFonts w:ascii="Courier New" w:hAnsi="Courier New" w:cs="Courier New"/>
                <w:sz w:val="18"/>
                <w:szCs w:val="18"/>
                <w:lang w:val="en-US"/>
              </w:rPr>
              <w:t>/2] = 0</w:t>
            </w:r>
          </w:p>
          <w:p w14:paraId="44124A7B" w14:textId="53A43F0E" w:rsidR="00335467" w:rsidRPr="009012A7" w:rsidRDefault="00335467" w:rsidP="00D627ED">
            <w:pPr>
              <w:spacing w:line="360" w:lineRule="auto"/>
              <w:jc w:val="both"/>
              <w:rPr>
                <w:rFonts w:ascii="Courier New" w:hAnsi="Courier New" w:cs="Courier New"/>
                <w:sz w:val="18"/>
                <w:szCs w:val="18"/>
                <w:lang w:val="en-US"/>
              </w:rPr>
            </w:pPr>
            <w:r>
              <w:rPr>
                <w:rFonts w:ascii="Courier New" w:hAnsi="Courier New" w:cs="Courier New"/>
                <w:sz w:val="18"/>
                <w:szCs w:val="18"/>
                <w:lang w:val="en-US"/>
              </w:rPr>
              <w:t xml:space="preserve">    return -1, -1</w:t>
            </w:r>
          </w:p>
        </w:tc>
      </w:tr>
    </w:tbl>
    <w:p w14:paraId="2B7C8165" w14:textId="4E66F929" w:rsidR="00D627ED" w:rsidRDefault="00977DD3" w:rsidP="00D627ED">
      <w:pPr>
        <w:spacing w:line="360" w:lineRule="auto"/>
        <w:jc w:val="both"/>
        <w:rPr>
          <w:lang w:val="en-US"/>
        </w:rPr>
      </w:pPr>
      <w:r>
        <w:rPr>
          <w:lang w:val="en-US"/>
        </w:rPr>
        <w:lastRenderedPageBreak/>
        <w:t xml:space="preserve">IVSN model not only validated the classical theories proposed by cognitive visual search researchers, especially Guided Search 2.0 </w:t>
      </w:r>
      <w:r>
        <w:rPr>
          <w:lang w:val="en-US"/>
        </w:rPr>
        <w:fldChar w:fldCharType="begin"/>
      </w:r>
      <w:r>
        <w:rPr>
          <w:lang w:val="en-US"/>
        </w:rPr>
        <w:instrText xml:space="preserve"> ADDIN ZOTERO_ITEM CSL_CITATION {"citationID":"psoCYgD3","properties":{"formattedCitation":"(Wolfe, 1994)","plainCitation":"(Wolfe, 1994)","noteIndex":0},"citationItems":[{"id":204,"uris":["http://zotero.org/users/10056102/items/BUTFNPUQ"],"itemData":{"id":204,"type":"article-journal","container-title":"Psychonomic Bulletin &amp; Review","DOI":"10.3758/BF03200774","ISSN":"1069-9384, 1531-5320","issue":"2","journalAbbreviation":"Psychonomic Bulletin &amp; Review","language":"en","license":"http://www.springer.com/tdm","page":"202-238","source":"DOI.org (Crossref)","title":"Guided Search 2.0 A revised model of visual search","volume":"1","author":[{"family":"Wolfe","given":"Jeremy M."}],"issued":{"date-parts":[["1994",6]]}}}],"schema":"https://github.com/citation-style-language/schema/raw/master/csl-citation.json"} </w:instrText>
      </w:r>
      <w:r>
        <w:rPr>
          <w:lang w:val="en-US"/>
        </w:rPr>
        <w:fldChar w:fldCharType="separate"/>
      </w:r>
      <w:r>
        <w:rPr>
          <w:noProof/>
          <w:lang w:val="en-US"/>
        </w:rPr>
        <w:t>(Wolfe, 1994)</w:t>
      </w:r>
      <w:r>
        <w:rPr>
          <w:lang w:val="en-US"/>
        </w:rPr>
        <w:fldChar w:fldCharType="end"/>
      </w:r>
      <w:r>
        <w:rPr>
          <w:lang w:val="en-US"/>
        </w:rPr>
        <w:t>, but also demonstrated the capacity of realizing mental models th</w:t>
      </w:r>
      <w:r w:rsidR="005459F0">
        <w:rPr>
          <w:lang w:val="en-US"/>
        </w:rPr>
        <w:t>r</w:t>
      </w:r>
      <w:r>
        <w:rPr>
          <w:lang w:val="en-US"/>
        </w:rPr>
        <w:t>ough DNN for visual search in natural scenes.</w:t>
      </w:r>
      <w:r w:rsidR="005459F0">
        <w:rPr>
          <w:lang w:val="en-US"/>
        </w:rPr>
        <w:t xml:space="preserve"> However, the paper did not stop at the cognitive theory realization; the other main idea of the research is zero-shot invariant, which shows a very strong capacity of the model to search for the same category target with different appearances in the search scene without retraining the CNN backbone (VGG16).</w:t>
      </w:r>
      <w:r w:rsidR="00EE6BAC">
        <w:rPr>
          <w:lang w:val="en-US"/>
        </w:rPr>
        <w:t xml:space="preserve"> By leveraging the powerful computational capacity of DNN, the paper broke free from traditional visual search, which required subjects to find an exact match to the given target</w:t>
      </w:r>
      <w:r w:rsidR="00DD747A">
        <w:rPr>
          <w:lang w:val="en-US"/>
        </w:rPr>
        <w:t xml:space="preserve"> in complex natural scenes</w:t>
      </w:r>
      <w:r w:rsidR="00884736">
        <w:rPr>
          <w:lang w:val="en-US"/>
        </w:rPr>
        <w:t>, rather the subjects are required to find similar target category which are more closely to human visual search ability</w:t>
      </w:r>
      <w:r w:rsidR="00B83A0C">
        <w:rPr>
          <w:lang w:val="en-US"/>
        </w:rPr>
        <w:t>,</w:t>
      </w:r>
      <w:r w:rsidR="00EE6BAC">
        <w:rPr>
          <w:lang w:val="en-US"/>
        </w:rPr>
        <w:t xml:space="preserve"> and opened up a fundamental ground for transfer learning and zero-shot model architectures</w:t>
      </w:r>
      <w:r w:rsidR="00B96F7A">
        <w:rPr>
          <w:lang w:val="en-US"/>
        </w:rPr>
        <w:t xml:space="preserve"> for visual search</w:t>
      </w:r>
      <w:r w:rsidR="00884736">
        <w:rPr>
          <w:lang w:val="en-US"/>
        </w:rPr>
        <w:t xml:space="preserve"> task</w:t>
      </w:r>
      <w:r w:rsidR="00B96F7A">
        <w:rPr>
          <w:lang w:val="en-US"/>
        </w:rPr>
        <w:t>.</w:t>
      </w:r>
    </w:p>
    <w:p w14:paraId="42E5BD4F" w14:textId="77777777" w:rsidR="00366382" w:rsidRDefault="00366382" w:rsidP="00D627ED">
      <w:pPr>
        <w:spacing w:line="360" w:lineRule="auto"/>
        <w:jc w:val="both"/>
        <w:rPr>
          <w:lang w:val="en-US"/>
        </w:rPr>
      </w:pPr>
    </w:p>
    <w:p w14:paraId="4074D3B7" w14:textId="77777777" w:rsidR="00366382" w:rsidRDefault="00366382" w:rsidP="00B30691">
      <w:pPr>
        <w:rPr>
          <w:lang w:val="en-US"/>
        </w:rPr>
      </w:pPr>
    </w:p>
    <w:p w14:paraId="39AE01D7" w14:textId="77777777" w:rsidR="00366382" w:rsidRDefault="00366382" w:rsidP="00B30691">
      <w:pPr>
        <w:rPr>
          <w:lang w:val="en-US"/>
        </w:rPr>
      </w:pPr>
    </w:p>
    <w:p w14:paraId="26A0B78F" w14:textId="77777777" w:rsidR="00366382" w:rsidRDefault="00366382" w:rsidP="00B30691">
      <w:pPr>
        <w:rPr>
          <w:lang w:val="en-US"/>
        </w:rPr>
      </w:pPr>
    </w:p>
    <w:p w14:paraId="0EA4F164" w14:textId="77777777" w:rsidR="00366382" w:rsidRDefault="00366382" w:rsidP="00B30691">
      <w:pPr>
        <w:rPr>
          <w:lang w:val="en-US"/>
        </w:rPr>
      </w:pPr>
    </w:p>
    <w:p w14:paraId="23BC86DB" w14:textId="77777777" w:rsidR="00366382" w:rsidRDefault="00366382" w:rsidP="00B30691">
      <w:pPr>
        <w:rPr>
          <w:lang w:val="en-US"/>
        </w:rPr>
      </w:pPr>
    </w:p>
    <w:p w14:paraId="77A14B66" w14:textId="77777777" w:rsidR="00366382" w:rsidRDefault="00366382" w:rsidP="00B30691">
      <w:pPr>
        <w:rPr>
          <w:lang w:val="en-US"/>
        </w:rPr>
      </w:pPr>
    </w:p>
    <w:p w14:paraId="1E139F47" w14:textId="77777777" w:rsidR="00366382" w:rsidRDefault="00366382" w:rsidP="00B30691">
      <w:pPr>
        <w:rPr>
          <w:lang w:val="en-US"/>
        </w:rPr>
      </w:pPr>
    </w:p>
    <w:p w14:paraId="26EA335A" w14:textId="77777777" w:rsidR="00366382" w:rsidRDefault="00366382" w:rsidP="00B30691">
      <w:pPr>
        <w:rPr>
          <w:b/>
          <w:bCs/>
          <w:sz w:val="28"/>
          <w:szCs w:val="28"/>
          <w:lang w:val="en-US"/>
        </w:rPr>
      </w:pPr>
    </w:p>
    <w:p w14:paraId="7D9B673F" w14:textId="77777777" w:rsidR="001B41FE" w:rsidRDefault="001B41FE" w:rsidP="00B30691">
      <w:pPr>
        <w:rPr>
          <w:b/>
          <w:bCs/>
          <w:sz w:val="28"/>
          <w:szCs w:val="28"/>
          <w:lang w:val="en-US"/>
        </w:rPr>
      </w:pPr>
    </w:p>
    <w:p w14:paraId="792BFA30" w14:textId="77777777" w:rsidR="001B41FE" w:rsidRDefault="001B41FE" w:rsidP="00B30691">
      <w:pPr>
        <w:rPr>
          <w:b/>
          <w:bCs/>
          <w:sz w:val="28"/>
          <w:szCs w:val="28"/>
          <w:lang w:val="en-US"/>
        </w:rPr>
      </w:pPr>
    </w:p>
    <w:p w14:paraId="0F427A21" w14:textId="77777777" w:rsidR="001B41FE" w:rsidRDefault="001B41FE" w:rsidP="00B30691">
      <w:pPr>
        <w:rPr>
          <w:b/>
          <w:bCs/>
          <w:sz w:val="28"/>
          <w:szCs w:val="28"/>
          <w:lang w:val="en-US"/>
        </w:rPr>
      </w:pPr>
    </w:p>
    <w:p w14:paraId="23270EF7" w14:textId="77777777" w:rsidR="001B41FE" w:rsidRDefault="001B41FE" w:rsidP="00B30691">
      <w:pPr>
        <w:rPr>
          <w:b/>
          <w:bCs/>
          <w:sz w:val="28"/>
          <w:szCs w:val="28"/>
          <w:lang w:val="en-US"/>
        </w:rPr>
      </w:pPr>
    </w:p>
    <w:p w14:paraId="431F6472" w14:textId="77777777" w:rsidR="001B41FE" w:rsidRDefault="001B41FE" w:rsidP="00B30691">
      <w:pPr>
        <w:rPr>
          <w:b/>
          <w:bCs/>
          <w:sz w:val="28"/>
          <w:szCs w:val="28"/>
          <w:lang w:val="en-US"/>
        </w:rPr>
      </w:pPr>
    </w:p>
    <w:p w14:paraId="625D0C9F" w14:textId="77777777" w:rsidR="001B41FE" w:rsidRDefault="001B41FE" w:rsidP="00B30691">
      <w:pPr>
        <w:rPr>
          <w:b/>
          <w:bCs/>
          <w:sz w:val="28"/>
          <w:szCs w:val="28"/>
          <w:lang w:val="en-US"/>
        </w:rPr>
      </w:pPr>
    </w:p>
    <w:p w14:paraId="4B81F9EF" w14:textId="77777777" w:rsidR="001B41FE" w:rsidRDefault="001B41FE" w:rsidP="00B30691">
      <w:pPr>
        <w:rPr>
          <w:b/>
          <w:bCs/>
          <w:sz w:val="28"/>
          <w:szCs w:val="28"/>
          <w:lang w:val="en-US"/>
        </w:rPr>
      </w:pPr>
    </w:p>
    <w:p w14:paraId="3AB225C4" w14:textId="77777777" w:rsidR="001B41FE" w:rsidRDefault="001B41FE" w:rsidP="00B30691">
      <w:pPr>
        <w:rPr>
          <w:b/>
          <w:bCs/>
          <w:sz w:val="28"/>
          <w:szCs w:val="28"/>
          <w:lang w:val="en-US"/>
        </w:rPr>
      </w:pPr>
    </w:p>
    <w:p w14:paraId="72D7A781" w14:textId="77777777" w:rsidR="001B41FE" w:rsidRDefault="001B41FE" w:rsidP="00B30691">
      <w:pPr>
        <w:rPr>
          <w:b/>
          <w:bCs/>
          <w:sz w:val="28"/>
          <w:szCs w:val="28"/>
          <w:lang w:val="en-US"/>
        </w:rPr>
      </w:pPr>
    </w:p>
    <w:p w14:paraId="3A0FA01F" w14:textId="77777777" w:rsidR="001B41FE" w:rsidRDefault="001B41FE" w:rsidP="00B30691">
      <w:pPr>
        <w:rPr>
          <w:b/>
          <w:bCs/>
          <w:sz w:val="28"/>
          <w:szCs w:val="28"/>
          <w:lang w:val="en-US"/>
        </w:rPr>
      </w:pPr>
    </w:p>
    <w:p w14:paraId="05887E34" w14:textId="77777777" w:rsidR="001B41FE" w:rsidRDefault="001B41FE" w:rsidP="00B30691">
      <w:pPr>
        <w:rPr>
          <w:b/>
          <w:bCs/>
          <w:sz w:val="28"/>
          <w:szCs w:val="28"/>
          <w:lang w:val="en-US"/>
        </w:rPr>
      </w:pPr>
    </w:p>
    <w:p w14:paraId="1B353E8A" w14:textId="77777777" w:rsidR="001B41FE" w:rsidRDefault="001B41FE" w:rsidP="00B30691">
      <w:pPr>
        <w:rPr>
          <w:b/>
          <w:bCs/>
          <w:sz w:val="28"/>
          <w:szCs w:val="28"/>
          <w:lang w:val="en-US"/>
        </w:rPr>
      </w:pPr>
    </w:p>
    <w:p w14:paraId="59A56D2D" w14:textId="77777777" w:rsidR="001B41FE" w:rsidRDefault="001B41FE" w:rsidP="00B30691">
      <w:pPr>
        <w:rPr>
          <w:b/>
          <w:bCs/>
          <w:sz w:val="28"/>
          <w:szCs w:val="28"/>
          <w:lang w:val="en-US"/>
        </w:rPr>
      </w:pPr>
    </w:p>
    <w:p w14:paraId="3456CAFE" w14:textId="77777777" w:rsidR="001B41FE" w:rsidRDefault="001B41FE" w:rsidP="00B30691">
      <w:pPr>
        <w:rPr>
          <w:b/>
          <w:bCs/>
          <w:sz w:val="28"/>
          <w:szCs w:val="28"/>
          <w:lang w:val="en-US"/>
        </w:rPr>
      </w:pPr>
    </w:p>
    <w:p w14:paraId="6D7B9BBB" w14:textId="77777777" w:rsidR="001B41FE" w:rsidRDefault="001B41FE" w:rsidP="00B30691">
      <w:pPr>
        <w:rPr>
          <w:b/>
          <w:bCs/>
          <w:sz w:val="28"/>
          <w:szCs w:val="28"/>
          <w:lang w:val="en-US"/>
        </w:rPr>
      </w:pPr>
    </w:p>
    <w:p w14:paraId="3D729670" w14:textId="77777777" w:rsidR="001B41FE" w:rsidRDefault="001B41FE" w:rsidP="00B30691">
      <w:pPr>
        <w:rPr>
          <w:b/>
          <w:bCs/>
          <w:sz w:val="28"/>
          <w:szCs w:val="28"/>
          <w:lang w:val="en-US"/>
        </w:rPr>
      </w:pPr>
    </w:p>
    <w:p w14:paraId="3C958A5C" w14:textId="342A3A17" w:rsidR="00A16833" w:rsidRDefault="00A16833" w:rsidP="00B30691">
      <w:pPr>
        <w:pStyle w:val="Heading1"/>
        <w:numPr>
          <w:ilvl w:val="0"/>
          <w:numId w:val="7"/>
        </w:numPr>
        <w:rPr>
          <w:lang w:val="en-US"/>
        </w:rPr>
      </w:pPr>
      <w:r>
        <w:rPr>
          <w:lang w:val="en-US"/>
        </w:rPr>
        <w:lastRenderedPageBreak/>
        <w:br/>
      </w:r>
      <w:r>
        <w:rPr>
          <w:lang w:val="en-US"/>
        </w:rPr>
        <w:br/>
      </w:r>
      <w:bookmarkStart w:id="30" w:name="_Toc223700714"/>
      <w:r>
        <w:rPr>
          <w:lang w:val="en-US"/>
        </w:rPr>
        <w:t xml:space="preserve">Proposed </w:t>
      </w:r>
      <w:r w:rsidR="00232812">
        <w:rPr>
          <w:lang w:val="en-US"/>
        </w:rPr>
        <w:t xml:space="preserve">TCT </w:t>
      </w:r>
      <w:r>
        <w:rPr>
          <w:lang w:val="en-US"/>
        </w:rPr>
        <w:t>Architecture</w:t>
      </w:r>
      <w:bookmarkEnd w:id="30"/>
    </w:p>
    <w:p w14:paraId="613D0EF1" w14:textId="23647CA4" w:rsidR="00D42EEA" w:rsidRDefault="00D42EEA" w:rsidP="00CD64FA">
      <w:pPr>
        <w:rPr>
          <w:lang w:val="en-US"/>
        </w:rPr>
      </w:pPr>
    </w:p>
    <w:p w14:paraId="012168E5" w14:textId="77777777" w:rsidR="00D42EEA" w:rsidRDefault="00D42EEA" w:rsidP="00CD64FA">
      <w:pPr>
        <w:rPr>
          <w:lang w:val="en-US"/>
        </w:rPr>
      </w:pPr>
    </w:p>
    <w:p w14:paraId="04871B4F" w14:textId="76269DDE" w:rsidR="00D42EEA" w:rsidRPr="00205E81" w:rsidRDefault="00D42EEA" w:rsidP="00D42EEA">
      <w:pPr>
        <w:pStyle w:val="Heading2"/>
      </w:pPr>
      <w:bookmarkStart w:id="31" w:name="_Toc223700715"/>
      <w:r>
        <w:t>Problem statement</w:t>
      </w:r>
      <w:bookmarkEnd w:id="31"/>
    </w:p>
    <w:p w14:paraId="1E16637D" w14:textId="75B8A3A3" w:rsidR="00D42EEA" w:rsidRDefault="00D42EEA" w:rsidP="00D42EEA">
      <w:pPr>
        <w:spacing w:line="360" w:lineRule="auto"/>
        <w:jc w:val="both"/>
        <w:rPr>
          <w:lang w:val="en-US"/>
        </w:rPr>
      </w:pPr>
      <w:proofErr w:type="gramStart"/>
      <w:r>
        <w:rPr>
          <w:lang w:val="en-US"/>
        </w:rPr>
        <w:t>Similar to</w:t>
      </w:r>
      <w:proofErr w:type="gramEnd"/>
      <w:r>
        <w:rPr>
          <w:lang w:val="en-US"/>
        </w:rPr>
        <w:t xml:space="preserve"> how Guided Search 6.0 </w:t>
      </w:r>
      <w:r w:rsidR="00F93E50">
        <w:rPr>
          <w:lang w:val="en-US"/>
        </w:rPr>
        <w:t>refin</w:t>
      </w:r>
      <w:r>
        <w:rPr>
          <w:lang w:val="en-US"/>
        </w:rPr>
        <w:t xml:space="preserve">ed Guided Search 2.0, previous computational visual search models did not account for the influence of context </w:t>
      </w:r>
      <w:r w:rsidR="00091096">
        <w:rPr>
          <w:lang w:val="en-US"/>
        </w:rPr>
        <w:t>and</w:t>
      </w:r>
      <w:r>
        <w:rPr>
          <w:lang w:val="en-US"/>
        </w:rPr>
        <w:t xml:space="preserve"> pre-learned knowledge from the surroundings, to provide “syntactic” and “semantic” guidance for visual search. </w:t>
      </w:r>
      <w:r w:rsidR="00BB6D43">
        <w:rPr>
          <w:lang w:val="en-US"/>
        </w:rPr>
        <w:t xml:space="preserve">Due to the context-aware properties of the </w:t>
      </w:r>
      <w:proofErr w:type="spellStart"/>
      <w:r w:rsidR="00BB6D43">
        <w:rPr>
          <w:lang w:val="en-US"/>
        </w:rPr>
        <w:t>CRTNet</w:t>
      </w:r>
      <w:proofErr w:type="spellEnd"/>
      <w:r w:rsidR="00BB6D43">
        <w:rPr>
          <w:lang w:val="en-US"/>
        </w:rPr>
        <w:t xml:space="preserve"> in object detection </w:t>
      </w:r>
      <w:r w:rsidR="00BB6D43">
        <w:rPr>
          <w:lang w:val="en-US"/>
        </w:rPr>
        <w:fldChar w:fldCharType="begin"/>
      </w:r>
      <w:r w:rsidR="002133BA">
        <w:rPr>
          <w:lang w:val="en-US"/>
        </w:rPr>
        <w:instrText xml:space="preserve"> ADDIN ZOTERO_ITEM CSL_CITATION {"citationID":"RHrelIs1","properties":{"formattedCitation":"(Bomatter et al., 2021)","plainCitation":"(Bomatter et al., 2021)","noteIndex":0},"citationItems":[{"id":177,"uris":["http://zotero.org/users/10056102/items/FZM4ESH5"],"itemData":{"id":177,"type":"paper-conference","container-title":"2021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sidR="00BB6D43">
        <w:rPr>
          <w:lang w:val="en-US"/>
        </w:rPr>
        <w:fldChar w:fldCharType="separate"/>
      </w:r>
      <w:r w:rsidR="00BB6D43">
        <w:rPr>
          <w:noProof/>
          <w:lang w:val="en-US"/>
        </w:rPr>
        <w:t>(Bomatter et al., 2021)</w:t>
      </w:r>
      <w:r w:rsidR="00BB6D43">
        <w:rPr>
          <w:lang w:val="en-US"/>
        </w:rPr>
        <w:fldChar w:fldCharType="end"/>
      </w:r>
      <w:r w:rsidR="00BB6D43">
        <w:rPr>
          <w:lang w:val="en-US"/>
        </w:rPr>
        <w:t>, we will modify the architecture t</w:t>
      </w:r>
      <w:r w:rsidR="00D33E4F">
        <w:rPr>
          <w:lang w:val="en-US"/>
        </w:rPr>
        <w:t>o</w:t>
      </w:r>
      <w:r w:rsidR="00BB6D43">
        <w:rPr>
          <w:lang w:val="en-US"/>
        </w:rPr>
        <w:t xml:space="preserve"> different versions and </w:t>
      </w:r>
      <w:r w:rsidR="00D33E4F">
        <w:rPr>
          <w:lang w:val="en-US"/>
        </w:rPr>
        <w:t xml:space="preserve">implement </w:t>
      </w:r>
      <w:r w:rsidR="00BB6D43">
        <w:rPr>
          <w:lang w:val="en-US"/>
        </w:rPr>
        <w:t xml:space="preserve">transfer learning </w:t>
      </w:r>
      <w:r w:rsidR="00D33E4F">
        <w:rPr>
          <w:lang w:val="en-US"/>
        </w:rPr>
        <w:t>via</w:t>
      </w:r>
      <w:r w:rsidR="00BB6D43">
        <w:rPr>
          <w:lang w:val="en-US"/>
        </w:rPr>
        <w:t xml:space="preserve"> global modulation inside the TCT model.</w:t>
      </w:r>
      <w:r w:rsidR="00426916">
        <w:rPr>
          <w:lang w:val="en-US"/>
        </w:rPr>
        <w:t xml:space="preserve"> </w:t>
      </w:r>
    </w:p>
    <w:p w14:paraId="03A1A260" w14:textId="77777777" w:rsidR="005D3344" w:rsidRDefault="005D3344" w:rsidP="00D42EEA">
      <w:pPr>
        <w:spacing w:line="360" w:lineRule="auto"/>
        <w:jc w:val="both"/>
        <w:rPr>
          <w:lang w:val="en-US"/>
        </w:rPr>
      </w:pPr>
    </w:p>
    <w:p w14:paraId="1B401E8D" w14:textId="77777777" w:rsidR="005D3344" w:rsidRDefault="005D3344" w:rsidP="005D3344">
      <w:pPr>
        <w:pStyle w:val="Heading2"/>
      </w:pPr>
      <w:bookmarkStart w:id="32" w:name="_Toc223700716"/>
      <w:r>
        <w:t>Vision Transformer (</w:t>
      </w:r>
      <w:proofErr w:type="spellStart"/>
      <w:r>
        <w:t>ViT</w:t>
      </w:r>
      <w:proofErr w:type="spellEnd"/>
      <w:r>
        <w:t>)</w:t>
      </w:r>
      <w:bookmarkEnd w:id="32"/>
    </w:p>
    <w:p w14:paraId="05E0B60F" w14:textId="517F0BF0" w:rsidR="005D3344" w:rsidRDefault="005D3344" w:rsidP="005D3344">
      <w:pPr>
        <w:spacing w:line="360" w:lineRule="auto"/>
        <w:jc w:val="both"/>
        <w:rPr>
          <w:kern w:val="0"/>
          <w:lang w:val="en-US"/>
          <w14:ligatures w14:val="none"/>
        </w:rPr>
      </w:pPr>
      <w:r>
        <w:rPr>
          <w:lang w:val="en-US"/>
        </w:rPr>
        <w:t xml:space="preserve">A previous study by the Google research team in 2017 demonstrated strong performance of the Attention mechanism in the Transformer architecture in Natural Language Processing </w:t>
      </w:r>
      <w:r>
        <w:rPr>
          <w:lang w:val="en-US"/>
        </w:rPr>
        <w:fldChar w:fldCharType="begin"/>
      </w:r>
      <w:r>
        <w:rPr>
          <w:lang w:val="en-US"/>
        </w:rPr>
        <w:instrText xml:space="preserve"> ADDIN ZOTERO_ITEM CSL_CITATION {"citationID":"ccghW6Vl","properties":{"unsorted":false,"formattedCitation":"(Vaswani et al., 2023)","plainCitation":"(Vaswani et al., 2023)","noteIndex":0},"citationItems":[{"id":212,"uris":["http://zotero.org/users/10056102/items/7G94P7YE"],"itemData":{"id":212,"type":"article","abstract":"The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data.","DOI":"10.48550/arXiv.1706.03762","language":"en","note":"arXiv:1706.03762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N."},{"family":"Kaiser","given":"Lukasz"},{"family":"Polosukhin","given":"Illia"}],"accessed":{"date-parts":[["2026",2,10]]},"issued":{"date-parts":[["2023",8,2]]}}}],"schema":"https://github.com/citation-style-language/schema/raw/master/csl-citation.json"} </w:instrText>
      </w:r>
      <w:r>
        <w:rPr>
          <w:lang w:val="en-US"/>
        </w:rPr>
        <w:fldChar w:fldCharType="separate"/>
      </w:r>
      <w:r>
        <w:rPr>
          <w:noProof/>
          <w:lang w:val="en-US"/>
        </w:rPr>
        <w:t>(Vaswani et al., 2023)</w:t>
      </w:r>
      <w:r>
        <w:rPr>
          <w:lang w:val="en-US"/>
        </w:rPr>
        <w:fldChar w:fldCharType="end"/>
      </w:r>
      <w:r>
        <w:rPr>
          <w:lang w:val="en-US"/>
        </w:rPr>
        <w:t xml:space="preserve">. </w:t>
      </w:r>
      <w:r w:rsidR="00162DB6">
        <w:rPr>
          <w:lang w:val="en-US"/>
        </w:rPr>
        <w:t xml:space="preserve">Later, in 2021, Google researchers discovered a way to represent the image as tokens by dividing the input image into </w:t>
      </w:r>
      <w:r w:rsidR="00162DB6">
        <w:rPr>
          <w:kern w:val="0"/>
          <w:lang w:val="en-US"/>
          <w14:ligatures w14:val="none"/>
        </w:rPr>
        <w:t xml:space="preserve">16-by-16 patches and encoding </w:t>
      </w:r>
      <w:r w:rsidR="00E5074A">
        <w:rPr>
          <w:kern w:val="0"/>
          <w:lang w:val="en-US"/>
          <w14:ligatures w14:val="none"/>
        </w:rPr>
        <w:t xml:space="preserve">them </w:t>
      </w:r>
      <w:r w:rsidR="00162DB6">
        <w:rPr>
          <w:kern w:val="0"/>
          <w:lang w:val="en-US"/>
          <w14:ligatures w14:val="none"/>
        </w:rPr>
        <w:t>into vector</w:t>
      </w:r>
      <w:r w:rsidR="00E5074A">
        <w:rPr>
          <w:kern w:val="0"/>
          <w:lang w:val="en-US"/>
          <w14:ligatures w14:val="none"/>
        </w:rPr>
        <w:t>s</w:t>
      </w:r>
      <w:r w:rsidR="00162DB6">
        <w:rPr>
          <w:kern w:val="0"/>
          <w:lang w:val="en-US"/>
          <w14:ligatures w14:val="none"/>
        </w:rPr>
        <w:t xml:space="preserve"> (token</w:t>
      </w:r>
      <w:r w:rsidR="00E5074A">
        <w:rPr>
          <w:kern w:val="0"/>
          <w:lang w:val="en-US"/>
          <w14:ligatures w14:val="none"/>
        </w:rPr>
        <w:t>s</w:t>
      </w:r>
      <w:r w:rsidR="00162DB6">
        <w:rPr>
          <w:kern w:val="0"/>
          <w:lang w:val="en-US"/>
          <w14:ligatures w14:val="none"/>
        </w:rPr>
        <w:t xml:space="preserve">), where </w:t>
      </w:r>
      <w:r w:rsidR="00E5074A">
        <w:rPr>
          <w:kern w:val="0"/>
          <w:lang w:val="en-US"/>
          <w14:ligatures w14:val="none"/>
        </w:rPr>
        <w:t xml:space="preserve">the channel </w:t>
      </w:r>
      <w:r w:rsidR="00162DB6">
        <w:rPr>
          <w:kern w:val="0"/>
          <w:lang w:val="en-US"/>
          <w14:ligatures w14:val="none"/>
        </w:rPr>
        <w:t xml:space="preserve">dimension represents the token's embedding value. The tokens are then processed like a sequence of word tokens </w:t>
      </w:r>
      <w:r w:rsidR="00162DB6">
        <w:rPr>
          <w:kern w:val="0"/>
          <w:lang w:val="en-US"/>
          <w14:ligatures w14:val="none"/>
        </w:rPr>
        <w:fldChar w:fldCharType="begin"/>
      </w:r>
      <w:r w:rsidR="00162DB6">
        <w:rPr>
          <w:kern w:val="0"/>
          <w:lang w:val="en-US"/>
          <w14:ligatures w14:val="none"/>
        </w:rPr>
        <w:instrText xml:space="preserve"> ADDIN ZOTERO_ITEM CSL_CITATION {"citationID":"S8HywkXA","properties":{"unsorted":false,"formattedCitation":"(Dosovitskiy et al., 2021)","plainCitation":"(Dosovitskiy et al., 2021)","noteIndex":0},"citationItems":[{"id":178,"uris":["http://zotero.org/users/10056102/items/LYWVN5LB"],"itemData":{"id":178,"type":"article","abstract":"While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train.","DOI":"10.48550/arXiv.2010.11929","language":"en","note":"arXiv:2010.11929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12,6]]},"issued":{"date-parts":[["2021",6,3]]}}}],"schema":"https://github.com/citation-style-language/schema/raw/master/csl-citation.json"} </w:instrText>
      </w:r>
      <w:r w:rsidR="00162DB6">
        <w:rPr>
          <w:kern w:val="0"/>
          <w:lang w:val="en-US"/>
          <w14:ligatures w14:val="none"/>
        </w:rPr>
        <w:fldChar w:fldCharType="separate"/>
      </w:r>
      <w:r w:rsidR="00162DB6">
        <w:rPr>
          <w:noProof/>
          <w:kern w:val="0"/>
          <w:lang w:val="en-US"/>
          <w14:ligatures w14:val="none"/>
        </w:rPr>
        <w:t>(Dosovitskiy et al., 2021)</w:t>
      </w:r>
      <w:r w:rsidR="00162DB6">
        <w:rPr>
          <w:kern w:val="0"/>
          <w:lang w:val="en-US"/>
          <w14:ligatures w14:val="none"/>
        </w:rPr>
        <w:fldChar w:fldCharType="end"/>
      </w:r>
      <w:r w:rsidR="00162DB6">
        <w:rPr>
          <w:kern w:val="0"/>
          <w:lang w:val="en-US"/>
          <w14:ligatures w14:val="none"/>
        </w:rPr>
        <w:t>.</w:t>
      </w:r>
    </w:p>
    <w:p w14:paraId="582FAAB8" w14:textId="77777777" w:rsidR="00162DB6" w:rsidRDefault="00162DB6" w:rsidP="005D3344">
      <w:pPr>
        <w:spacing w:line="360" w:lineRule="auto"/>
        <w:jc w:val="both"/>
        <w:rPr>
          <w:lang w:val="en-US"/>
        </w:rPr>
      </w:pPr>
    </w:p>
    <w:p w14:paraId="133AFAD1" w14:textId="566FBD65" w:rsidR="00E5074A" w:rsidRDefault="00E5074A" w:rsidP="00E5074A">
      <w:pPr>
        <w:pStyle w:val="Heading3"/>
      </w:pPr>
      <w:bookmarkStart w:id="33" w:name="_Toc223700717"/>
      <w:r>
        <w:t xml:space="preserve">Modified </w:t>
      </w:r>
      <w:proofErr w:type="spellStart"/>
      <w:r>
        <w:t>ViT</w:t>
      </w:r>
      <w:proofErr w:type="spellEnd"/>
      <w:r>
        <w:t xml:space="preserve"> with local modulation</w:t>
      </w:r>
      <w:bookmarkEnd w:id="33"/>
    </w:p>
    <w:p w14:paraId="0B3A70FA" w14:textId="4BA19914" w:rsidR="00D42EEA" w:rsidRDefault="008A2885" w:rsidP="008A2885">
      <w:pPr>
        <w:spacing w:line="360" w:lineRule="auto"/>
        <w:jc w:val="both"/>
        <w:rPr>
          <w:rFonts w:eastAsiaTheme="minorEastAsia"/>
          <w:lang w:val="en-US"/>
        </w:rPr>
      </w:pPr>
      <w:r>
        <w:rPr>
          <w:lang w:val="en-US"/>
        </w:rPr>
        <w:t xml:space="preserve">By introducing the local modulation mechanism into the </w:t>
      </w:r>
      <w:proofErr w:type="spellStart"/>
      <w:r>
        <w:rPr>
          <w:lang w:val="en-US"/>
        </w:rPr>
        <w:t>ViT</w:t>
      </w:r>
      <w:proofErr w:type="spellEnd"/>
      <w:r>
        <w:rPr>
          <w:lang w:val="en-US"/>
        </w:rPr>
        <w:t xml:space="preserve"> model, our proposed architecture allows </w:t>
      </w:r>
      <w:r w:rsidR="003F3A07">
        <w:rPr>
          <w:lang w:val="en-US"/>
        </w:rPr>
        <w:t xml:space="preserve">the model to </w:t>
      </w:r>
      <w:r w:rsidR="00A83D79">
        <w:rPr>
          <w:lang w:val="en-US"/>
        </w:rPr>
        <w:t>mimic</w:t>
      </w:r>
      <w:r w:rsidR="003F3A07">
        <w:rPr>
          <w:lang w:val="en-US"/>
        </w:rPr>
        <w:t xml:space="preserve"> focal attention</w:t>
      </w:r>
      <w:r w:rsidR="00A83D79">
        <w:rPr>
          <w:lang w:val="en-US"/>
        </w:rPr>
        <w:t>,</w:t>
      </w:r>
      <w:r w:rsidR="003F3A07">
        <w:rPr>
          <w:lang w:val="en-US"/>
        </w:rPr>
        <w:t xml:space="preserve"> </w:t>
      </w:r>
      <w:r w:rsidR="00A83D79">
        <w:rPr>
          <w:lang w:val="en-US"/>
        </w:rPr>
        <w:t xml:space="preserve">guiding the </w:t>
      </w:r>
      <w:r w:rsidR="003F3A07">
        <w:rPr>
          <w:lang w:val="en-US"/>
        </w:rPr>
        <w:t xml:space="preserve">visual search process. </w:t>
      </w:r>
      <w:r w:rsidR="00A83D79">
        <w:rPr>
          <w:lang w:val="en-US"/>
        </w:rPr>
        <w:t xml:space="preserve">The local modulation is built using the attention mechanism, using the query tensor from the target image as a query input, and the query tensor from the context image as the key input. Local modulation is conducted on a layer basis, for the </w:t>
      </w:r>
      <w:proofErr w:type="spellStart"/>
      <w:r w:rsidR="00A83D79">
        <w:rPr>
          <w:lang w:val="en-US"/>
        </w:rPr>
        <w:t>last_</w:t>
      </w:r>
      <w:r w:rsidR="00A83D79" w:rsidRPr="00A83D79">
        <w:rPr>
          <w:i/>
          <w:iCs/>
          <w:lang w:val="en-US"/>
        </w:rPr>
        <w:t>n_layers</w:t>
      </w:r>
      <w:proofErr w:type="spellEnd"/>
      <w:r w:rsidR="00082733">
        <w:rPr>
          <w:lang w:val="en-US"/>
        </w:rPr>
        <w:t xml:space="preserve">, </w:t>
      </w:r>
      <w:r w:rsidR="00A83D79">
        <w:rPr>
          <w:lang w:val="en-US"/>
        </w:rPr>
        <w:t xml:space="preserve">a user-specified parameter. A local modulation for the layer </w:t>
      </w:r>
      <m:oMath>
        <m:r>
          <w:rPr>
            <w:rFonts w:ascii="Cambria Math" w:hAnsi="Cambria Math"/>
            <w:lang w:val="en-US"/>
          </w:rPr>
          <m:t>l</m:t>
        </m:r>
      </m:oMath>
      <w:r w:rsidR="00A83D79">
        <w:rPr>
          <w:rFonts w:eastAsiaTheme="minorEastAsia"/>
          <w:lang w:val="en-US"/>
        </w:rPr>
        <w:t xml:space="preserve">, target </w:t>
      </w:r>
      <w:r w:rsidR="00A83D79">
        <w:rPr>
          <w:rFonts w:eastAsiaTheme="minorEastAsia"/>
          <w:lang w:val="en-US"/>
        </w:rPr>
        <w:lastRenderedPageBreak/>
        <w:t xml:space="preserve">query input at the layer </w:t>
      </w:r>
      <m:oMath>
        <m:r>
          <w:rPr>
            <w:rFonts w:ascii="Cambria Math" w:eastAsiaTheme="minorEastAsia" w:hAnsi="Cambria Math"/>
            <w:lang w:val="en-US"/>
          </w:rPr>
          <m:t>l</m:t>
        </m:r>
      </m:oMath>
      <w:r w:rsidR="00A83D79">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oMath>
      <w:r w:rsidR="00A83D79">
        <w:rPr>
          <w:rFonts w:eastAsiaTheme="minorEastAsia"/>
          <w:lang w:val="en-US"/>
        </w:rPr>
        <w:t xml:space="preserve">, </w:t>
      </w:r>
      <w:r w:rsidR="008C2633">
        <w:rPr>
          <w:rFonts w:eastAsiaTheme="minorEastAsia"/>
          <w:lang w:val="en-US"/>
        </w:rPr>
        <w:t xml:space="preserve">and </w:t>
      </w:r>
      <w:r w:rsidR="00A83D79">
        <w:rPr>
          <w:rFonts w:eastAsiaTheme="minorEastAsia"/>
          <w:lang w:val="en-US"/>
        </w:rPr>
        <w:t xml:space="preserve">context query input at the layer </w:t>
      </w:r>
      <m:oMath>
        <m:r>
          <w:rPr>
            <w:rFonts w:ascii="Cambria Math" w:eastAsiaTheme="minorEastAsia" w:hAnsi="Cambria Math"/>
            <w:lang w:val="en-US"/>
          </w:rPr>
          <m:t>l</m:t>
        </m:r>
      </m:oMath>
      <w:r w:rsidR="00A83D79">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c</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oMath>
      <w:r w:rsidR="00A83D79">
        <w:rPr>
          <w:rFonts w:eastAsiaTheme="minorEastAsia"/>
          <w:lang w:val="en-US"/>
        </w:rPr>
        <w:t xml:space="preserve"> </w:t>
      </w:r>
      <w:r w:rsidR="008C2633">
        <w:rPr>
          <w:rFonts w:eastAsiaTheme="minorEastAsia"/>
          <w:lang w:val="en-US"/>
        </w:rPr>
        <w:t>are</w:t>
      </w:r>
      <w:r w:rsidR="00A83D79">
        <w:rPr>
          <w:rFonts w:eastAsiaTheme="minorEastAsia"/>
          <w:lang w:val="en-US"/>
        </w:rPr>
        <w:t xml:space="preserve"> describe</w:t>
      </w:r>
      <w:r w:rsidR="008C2633">
        <w:rPr>
          <w:rFonts w:eastAsiaTheme="minorEastAsia"/>
          <w:lang w:val="en-US"/>
        </w:rPr>
        <w:t>d</w:t>
      </w:r>
      <w:r w:rsidR="00A83D79">
        <w:rPr>
          <w:rFonts w:eastAsiaTheme="minorEastAsia"/>
          <w:lang w:val="en-US"/>
        </w:rPr>
        <w:t xml:space="preserve"> mathematically as follows:</w:t>
      </w:r>
    </w:p>
    <w:p w14:paraId="475E17CD" w14:textId="77777777" w:rsidR="00B70A0C" w:rsidRDefault="00B70A0C" w:rsidP="002E7A09">
      <w:pPr>
        <w:spacing w:line="360" w:lineRule="auto"/>
        <w:jc w:val="both"/>
        <w:rPr>
          <w:rFonts w:eastAsiaTheme="minorEastAsia"/>
          <w:lang w:val="en-US"/>
        </w:rPr>
      </w:pPr>
    </w:p>
    <w:p w14:paraId="0E1236D8" w14:textId="226E47CA" w:rsidR="00B70A0C" w:rsidRDefault="00B70A0C" w:rsidP="002E7A09">
      <w:pPr>
        <w:spacing w:line="360" w:lineRule="auto"/>
        <w:jc w:val="both"/>
        <w:rPr>
          <w:rFonts w:eastAsiaTheme="minorEastAsia"/>
          <w:lang w:val="en-US"/>
        </w:rPr>
      </w:pPr>
      <w:r>
        <w:rPr>
          <w:rFonts w:eastAsiaTheme="minorEastAsia"/>
          <w:lang w:val="en-US"/>
        </w:rPr>
        <w:t>We have:</w:t>
      </w:r>
    </w:p>
    <w:p w14:paraId="7F1FC37E" w14:textId="5821E0F8" w:rsidR="00B70A0C" w:rsidRPr="00B70A0C" w:rsidRDefault="00000000" w:rsidP="002E7A09">
      <w:pPr>
        <w:spacing w:line="360" w:lineRule="auto"/>
        <w:ind w:left="720" w:firstLine="720"/>
        <w:jc w:val="both"/>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m:rPr>
                  <m:nor/>
                </m:rPr>
                <w:rPr>
                  <w:rFonts w:ascii="Cambria Math" w:eastAsiaTheme="minorEastAsia" w:hAnsi="Cambria Math"/>
                  <w:lang w:val="en-US"/>
                </w:rPr>
                <m:t>num_attention_head</m:t>
              </m:r>
              <m:r>
                <w:rPr>
                  <w:rFonts w:ascii="Cambria Math" w:eastAsiaTheme="minorEastAsia" w:hAnsi="Cambria Math"/>
                  <w:lang w:val="en-US"/>
                </w:rPr>
                <m:t xml:space="preserve">  × </m:t>
              </m:r>
              <m:d>
                <m:dPr>
                  <m:ctrlPr>
                    <w:rPr>
                      <w:rFonts w:ascii="Cambria Math" w:eastAsiaTheme="minorEastAsia" w:hAnsi="Cambria Math"/>
                      <w:i/>
                      <w:lang w:val="en-US"/>
                    </w:rPr>
                  </m:ctrlPr>
                </m:dPr>
                <m:e>
                  <m:r>
                    <m:rPr>
                      <m:nor/>
                    </m:rPr>
                    <w:rPr>
                      <w:rFonts w:ascii="Cambria Math" w:eastAsiaTheme="minorEastAsia" w:hAnsi="Cambria Math"/>
                      <w:lang w:val="en-US"/>
                    </w:rPr>
                    <m:t>target_sequence_len</m:t>
                  </m:r>
                  <m:r>
                    <w:rPr>
                      <w:rFonts w:ascii="Cambria Math" w:eastAsiaTheme="minorEastAsia" w:hAnsi="Cambria Math"/>
                      <w:lang w:val="en-US"/>
                    </w:rPr>
                    <m:t>-1</m:t>
                  </m:r>
                </m:e>
              </m:d>
              <m:r>
                <w:rPr>
                  <w:rFonts w:ascii="Cambria Math" w:eastAsiaTheme="minorEastAsia" w:hAnsi="Cambria Math"/>
                  <w:lang w:val="en-US"/>
                </w:rPr>
                <m:t xml:space="preserve"> × </m:t>
              </m:r>
              <m:r>
                <m:rPr>
                  <m:nor/>
                </m:rPr>
                <w:rPr>
                  <w:rFonts w:ascii="Cambria Math" w:eastAsiaTheme="minorEastAsia" w:hAnsi="Cambria Math"/>
                  <w:lang w:val="en-US"/>
                </w:rPr>
                <m:t>attention_head_size</m:t>
              </m:r>
            </m:sup>
          </m:sSup>
        </m:oMath>
      </m:oMathPara>
    </w:p>
    <w:p w14:paraId="5FFE1A84" w14:textId="3D78FCFD" w:rsidR="00B70A0C" w:rsidRPr="00B70A0C" w:rsidRDefault="00000000" w:rsidP="002E7A09">
      <w:pPr>
        <w:spacing w:line="360" w:lineRule="auto"/>
        <w:ind w:left="720" w:firstLine="720"/>
        <w:jc w:val="both"/>
        <w:rPr>
          <w:rFonts w:eastAsiaTheme="minorEastAsia"/>
          <w:lang w:val="en-US"/>
        </w:rPr>
      </w:pPr>
      <m:oMathPara>
        <m:oMathParaPr>
          <m:jc m:val="left"/>
        </m:oMathParaPr>
        <m:oMath>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c</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r>
            <w:rPr>
              <w:rFonts w:ascii="Cambria Math" w:eastAsiaTheme="minorEastAsia" w:hAnsi="Cambria Math"/>
              <w:lang w:val="en-US"/>
            </w:rPr>
            <m:t>∈</m:t>
          </m:r>
          <m:sSup>
            <m:sSupPr>
              <m:ctrlPr>
                <w:rPr>
                  <w:rFonts w:ascii="Cambria Math" w:eastAsiaTheme="minorEastAsia" w:hAnsi="Cambria Math"/>
                  <w:i/>
                  <w:lang w:val="en-US"/>
                </w:rPr>
              </m:ctrlPr>
            </m:sSupPr>
            <m:e>
              <m:r>
                <m:rPr>
                  <m:scr m:val="double-struck"/>
                </m:rPr>
                <w:rPr>
                  <w:rFonts w:ascii="Cambria Math" w:eastAsiaTheme="minorEastAsia" w:hAnsi="Cambria Math"/>
                  <w:lang w:val="en-US"/>
                </w:rPr>
                <m:t>R</m:t>
              </m:r>
            </m:e>
            <m:sup>
              <m:r>
                <m:rPr>
                  <m:nor/>
                </m:rPr>
                <w:rPr>
                  <w:rFonts w:ascii="Cambria Math" w:eastAsiaTheme="minorEastAsia" w:hAnsi="Cambria Math"/>
                  <w:lang w:val="en-US"/>
                </w:rPr>
                <m:t>num_attention_head</m:t>
              </m:r>
              <m:r>
                <w:rPr>
                  <w:rFonts w:ascii="Cambria Math" w:eastAsiaTheme="minorEastAsia" w:hAnsi="Cambria Math"/>
                  <w:lang w:val="en-US"/>
                </w:rPr>
                <m:t xml:space="preserve">  × </m:t>
              </m:r>
              <m:d>
                <m:dPr>
                  <m:ctrlPr>
                    <w:rPr>
                      <w:rFonts w:ascii="Cambria Math" w:eastAsiaTheme="minorEastAsia" w:hAnsi="Cambria Math"/>
                      <w:i/>
                      <w:lang w:val="en-US"/>
                    </w:rPr>
                  </m:ctrlPr>
                </m:dPr>
                <m:e>
                  <m:r>
                    <m:rPr>
                      <m:nor/>
                    </m:rPr>
                    <w:rPr>
                      <w:rFonts w:ascii="Cambria Math" w:eastAsiaTheme="minorEastAsia" w:hAnsi="Cambria Math"/>
                      <w:lang w:val="en-US"/>
                    </w:rPr>
                    <m:t>context_sequence_len</m:t>
                  </m:r>
                  <m:r>
                    <w:rPr>
                      <w:rFonts w:ascii="Cambria Math" w:eastAsiaTheme="minorEastAsia" w:hAnsi="Cambria Math"/>
                      <w:lang w:val="en-US"/>
                    </w:rPr>
                    <m:t>-1</m:t>
                  </m:r>
                </m:e>
              </m:d>
              <m:r>
                <w:rPr>
                  <w:rFonts w:ascii="Cambria Math" w:eastAsiaTheme="minorEastAsia" w:hAnsi="Cambria Math"/>
                  <w:lang w:val="en-US"/>
                </w:rPr>
                <m:t xml:space="preserve"> × </m:t>
              </m:r>
              <m:r>
                <m:rPr>
                  <m:nor/>
                </m:rPr>
                <w:rPr>
                  <w:rFonts w:ascii="Cambria Math" w:eastAsiaTheme="minorEastAsia" w:hAnsi="Cambria Math"/>
                  <w:lang w:val="en-US"/>
                </w:rPr>
                <m:t>attention_head_size</m:t>
              </m:r>
            </m:sup>
          </m:sSup>
        </m:oMath>
      </m:oMathPara>
    </w:p>
    <w:p w14:paraId="22BA13CC" w14:textId="77777777" w:rsidR="00407573" w:rsidRDefault="00407573" w:rsidP="002E7A09">
      <w:pPr>
        <w:spacing w:line="360" w:lineRule="auto"/>
        <w:jc w:val="both"/>
        <w:rPr>
          <w:rFonts w:eastAsiaTheme="minorEastAsia"/>
          <w:lang w:val="en-US"/>
        </w:rPr>
      </w:pPr>
    </w:p>
    <w:p w14:paraId="6E82BDDC" w14:textId="1D460853" w:rsidR="00B70A0C" w:rsidRDefault="00B70A0C" w:rsidP="002E7A09">
      <w:pPr>
        <w:spacing w:line="360" w:lineRule="auto"/>
        <w:jc w:val="both"/>
        <w:rPr>
          <w:rFonts w:eastAsiaTheme="minorEastAsia"/>
          <w:lang w:val="en-US"/>
        </w:rPr>
      </w:pPr>
      <w:r>
        <w:rPr>
          <w:rFonts w:eastAsiaTheme="minorEastAsia"/>
          <w:lang w:val="en-US"/>
        </w:rPr>
        <w:t>Where:</w:t>
      </w:r>
    </w:p>
    <w:p w14:paraId="038CCFB1" w14:textId="2CBFDA43" w:rsidR="00407573" w:rsidRPr="00407573" w:rsidRDefault="00407573" w:rsidP="002E7A09">
      <w:pPr>
        <w:spacing w:line="360" w:lineRule="auto"/>
        <w:ind w:left="720" w:firstLine="720"/>
        <w:jc w:val="both"/>
        <w:rPr>
          <w:rFonts w:eastAsiaTheme="minorEastAsia"/>
          <w:lang w:val="en-US"/>
        </w:rPr>
      </w:pPr>
      <m:oMathPara>
        <m:oMathParaPr>
          <m:jc m:val="left"/>
        </m:oMathParaPr>
        <m:oMath>
          <m:r>
            <m:rPr>
              <m:nor/>
            </m:rPr>
            <w:rPr>
              <w:rFonts w:ascii="Cambria Math" w:hAnsi="Cambria Math"/>
              <w:iCs/>
              <w:lang w:val="en-US"/>
            </w:rPr>
            <m:t># image patches</m:t>
          </m:r>
          <m:r>
            <w:rPr>
              <w:rFonts w:ascii="Cambria Math" w:eastAsiaTheme="minorEastAsia" w:hAnsi="Cambria Math"/>
              <w:lang w:val="en-US"/>
            </w:rPr>
            <m:t>=</m:t>
          </m:r>
          <m:f>
            <m:fPr>
              <m:ctrlPr>
                <w:rPr>
                  <w:rFonts w:ascii="Cambria Math" w:eastAsiaTheme="minorEastAsia" w:hAnsi="Cambria Math"/>
                  <w:i/>
                  <w:iCs/>
                  <w:lang w:val="en-US"/>
                </w:rPr>
              </m:ctrlPr>
            </m:fPr>
            <m:num>
              <m:r>
                <m:rPr>
                  <m:nor/>
                </m:rPr>
                <w:rPr>
                  <w:rFonts w:ascii="Cambria Math" w:eastAsiaTheme="minorEastAsia" w:hAnsi="Cambria Math"/>
                  <w:iCs/>
                  <w:lang w:val="en-US"/>
                </w:rPr>
                <m:t>image_area</m:t>
              </m:r>
              <m:ctrlPr>
                <w:rPr>
                  <w:rFonts w:ascii="Cambria Math" w:eastAsiaTheme="minorEastAsia" w:hAnsi="Cambria Math"/>
                  <w:iCs/>
                  <w:lang w:val="en-US"/>
                </w:rPr>
              </m:ctrlPr>
            </m:num>
            <m:den>
              <m:r>
                <m:rPr>
                  <m:nor/>
                </m:rPr>
                <w:rPr>
                  <w:rFonts w:ascii="Cambria Math" w:eastAsiaTheme="minorEastAsia" w:hAnsi="Cambria Math"/>
                  <w:iCs/>
                  <w:lang w:val="en-US"/>
                </w:rPr>
                <m:t>patch area</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H×W</m:t>
              </m:r>
              <m:ctrlPr>
                <w:rPr>
                  <w:rFonts w:ascii="Cambria Math" w:eastAsiaTheme="minorEastAsia" w:hAnsi="Cambria Math"/>
                  <w:i/>
                  <w:lang w:val="en-US"/>
                </w:rPr>
              </m:ctrlPr>
            </m:num>
            <m:den>
              <m:r>
                <w:rPr>
                  <w:rFonts w:ascii="Cambria Math" w:eastAsiaTheme="minorEastAsia" w:hAnsi="Cambria Math"/>
                  <w:lang w:val="en-US"/>
                </w:rPr>
                <m:t>P×P</m:t>
              </m:r>
            </m:den>
          </m:f>
        </m:oMath>
      </m:oMathPara>
    </w:p>
    <w:p w14:paraId="65C69804" w14:textId="5AAC29A2" w:rsidR="00B70A0C" w:rsidRPr="00407573" w:rsidRDefault="00B70A0C" w:rsidP="002E7A09">
      <w:pPr>
        <w:spacing w:line="360" w:lineRule="auto"/>
        <w:ind w:left="720" w:firstLine="720"/>
        <w:jc w:val="both"/>
        <w:rPr>
          <w:rFonts w:eastAsiaTheme="minorEastAsia"/>
          <w:i/>
          <w:iCs/>
          <w:lang w:val="en-US"/>
        </w:rPr>
      </w:pPr>
      <w:proofErr w:type="spellStart"/>
      <m:oMathPara>
        <m:oMathParaPr>
          <m:jc m:val="left"/>
        </m:oMathParaPr>
        <m:oMath>
          <m:r>
            <m:rPr>
              <m:nor/>
            </m:rPr>
            <w:rPr>
              <w:rFonts w:ascii="Cambria Math" w:hAnsi="Cambria Math"/>
              <w:iCs/>
              <w:lang w:val="en-US"/>
            </w:rPr>
            <m:t>target_sequence_len</m:t>
          </m:r>
          <w:proofErr w:type="spellEnd"/>
          <m:r>
            <w:rPr>
              <w:rFonts w:ascii="Cambria Math" w:hAnsi="Cambria Math"/>
              <w:lang w:val="en-US"/>
            </w:rPr>
            <m:t>=</m:t>
          </m:r>
          <m:r>
            <m:rPr>
              <m:nor/>
            </m:rPr>
            <w:rPr>
              <w:rFonts w:ascii="Cambria Math" w:hAnsi="Cambria Math"/>
              <w:iCs/>
              <w:lang w:val="en-US"/>
            </w:rPr>
            <m:t># target image patches</m:t>
          </m:r>
          <m:r>
            <w:rPr>
              <w:rFonts w:ascii="Cambria Math" w:hAnsi="Cambria Math"/>
              <w:lang w:val="en-US"/>
            </w:rPr>
            <m:t>+1[CLS token]</m:t>
          </m:r>
        </m:oMath>
      </m:oMathPara>
    </w:p>
    <w:p w14:paraId="141D97A5" w14:textId="5D900091" w:rsidR="00407573" w:rsidRPr="00407573" w:rsidRDefault="00407573" w:rsidP="002E7A09">
      <w:pPr>
        <w:spacing w:line="360" w:lineRule="auto"/>
        <w:ind w:left="720" w:firstLine="720"/>
        <w:jc w:val="both"/>
        <w:rPr>
          <w:i/>
          <w:iCs/>
          <w:lang w:val="en-US"/>
        </w:rPr>
      </w:pPr>
      <w:proofErr w:type="spellStart"/>
      <m:oMathPara>
        <m:oMathParaPr>
          <m:jc m:val="left"/>
        </m:oMathParaPr>
        <m:oMath>
          <m:r>
            <m:rPr>
              <m:nor/>
            </m:rPr>
            <w:rPr>
              <w:rFonts w:ascii="Cambria Math" w:hAnsi="Cambria Math"/>
              <w:iCs/>
              <w:lang w:val="en-US"/>
            </w:rPr>
            <m:t>context_sequence_len</m:t>
          </m:r>
          <w:proofErr w:type="spellEnd"/>
          <m:r>
            <w:rPr>
              <w:rFonts w:ascii="Cambria Math" w:hAnsi="Cambria Math"/>
              <w:lang w:val="en-US"/>
            </w:rPr>
            <m:t>=</m:t>
          </m:r>
          <m:r>
            <m:rPr>
              <m:nor/>
            </m:rPr>
            <w:rPr>
              <w:rFonts w:ascii="Cambria Math" w:hAnsi="Cambria Math"/>
              <w:iCs/>
              <w:lang w:val="en-US"/>
            </w:rPr>
            <m:t># context image patches</m:t>
          </m:r>
          <m:r>
            <w:rPr>
              <w:rFonts w:ascii="Cambria Math" w:hAnsi="Cambria Math"/>
              <w:lang w:val="en-US"/>
            </w:rPr>
            <m:t>+1[CLS token]</m:t>
          </m:r>
        </m:oMath>
      </m:oMathPara>
    </w:p>
    <w:p w14:paraId="438C8FE5" w14:textId="77777777" w:rsidR="00407573" w:rsidRDefault="00407573" w:rsidP="002E7A09">
      <w:pPr>
        <w:spacing w:line="360" w:lineRule="auto"/>
        <w:jc w:val="both"/>
        <w:rPr>
          <w:lang w:val="en-US"/>
        </w:rPr>
      </w:pPr>
    </w:p>
    <w:p w14:paraId="1A342312" w14:textId="73D49651" w:rsidR="00407573" w:rsidRDefault="00407573" w:rsidP="002E7A09">
      <w:pPr>
        <w:spacing w:line="360" w:lineRule="auto"/>
        <w:jc w:val="both"/>
        <w:rPr>
          <w:lang w:val="en-US"/>
        </w:rPr>
      </w:pPr>
      <w:r>
        <w:rPr>
          <w:lang w:val="en-US"/>
        </w:rPr>
        <w:t xml:space="preserve">The </w:t>
      </w:r>
      <w:proofErr w:type="spellStart"/>
      <w:r w:rsidR="00A2560B">
        <w:rPr>
          <w:lang w:val="en-US"/>
        </w:rPr>
        <w:t>q</w:t>
      </w:r>
      <w:r>
        <w:rPr>
          <w:lang w:val="en-US"/>
        </w:rPr>
        <w:t>uery</w:t>
      </w:r>
      <w:r w:rsidR="00A2560B">
        <w:rPr>
          <w:lang w:val="en-US"/>
        </w:rPr>
        <w:t>_</w:t>
      </w:r>
      <w:r>
        <w:rPr>
          <w:lang w:val="en-US"/>
        </w:rPr>
        <w:t>relevan</w:t>
      </w:r>
      <w:r w:rsidR="00A2560B">
        <w:rPr>
          <w:lang w:val="en-US"/>
        </w:rPr>
        <w:t>ce</w:t>
      </w:r>
      <w:proofErr w:type="spellEnd"/>
      <w:r>
        <w:rPr>
          <w:lang w:val="en-US"/>
        </w:rPr>
        <w:t xml:space="preserve"> is defined as:</w:t>
      </w:r>
    </w:p>
    <w:p w14:paraId="0BD9A347" w14:textId="10A5BCAF" w:rsidR="00B27155" w:rsidRPr="00B27155" w:rsidRDefault="00407573" w:rsidP="002E7A09">
      <w:pPr>
        <w:spacing w:line="360" w:lineRule="auto"/>
        <w:ind w:left="720" w:firstLine="720"/>
        <w:jc w:val="both"/>
        <w:rPr>
          <w:rFonts w:eastAsiaTheme="minorEastAsia"/>
          <w:lang w:val="en-US"/>
        </w:rPr>
      </w:pPr>
      <w:proofErr w:type="spellStart"/>
      <m:oMathPara>
        <m:oMathParaPr>
          <m:jc m:val="left"/>
        </m:oMathParaPr>
        <m:oMath>
          <m:r>
            <m:rPr>
              <m:nor/>
            </m:rPr>
            <w:rPr>
              <w:rFonts w:ascii="Cambria Math" w:hAnsi="Cambria Math"/>
              <w:lang w:val="en-US"/>
            </w:rPr>
            <m:t>query_relevance</m:t>
          </m:r>
          <w:proofErr w:type="spellEnd"/>
          <m:r>
            <w:rPr>
              <w:rFonts w:ascii="Cambria Math" w:hAnsi="Cambria Math"/>
              <w:lang w:val="en-US"/>
            </w:rPr>
            <m:t>=</m:t>
          </m:r>
          <m:f>
            <m:fPr>
              <m:ctrlPr>
                <w:rPr>
                  <w:rFonts w:ascii="Cambria Math" w:eastAsiaTheme="minorEastAsia" w:hAnsi="Cambria Math"/>
                  <w:i/>
                  <w:lang w:val="en-US"/>
                </w:rPr>
              </m:ctrlPr>
            </m:fPr>
            <m:num>
              <m:r>
                <w:rPr>
                  <w:rFonts w:ascii="Cambria Math" w:hAnsi="Cambria Math"/>
                  <w:lang w:val="en-US"/>
                </w:rPr>
                <m:t>Softmax</m:t>
              </m:r>
              <m:d>
                <m:dPr>
                  <m:ctrlPr>
                    <w:rPr>
                      <w:rFonts w:ascii="Cambria Math"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t</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sSup>
                    <m:sSupPr>
                      <m:ctrlPr>
                        <w:rPr>
                          <w:rFonts w:ascii="Cambria Math" w:eastAsiaTheme="minorEastAsia" w:hAnsi="Cambria Math"/>
                          <w:i/>
                          <w:lang w:val="en-US"/>
                        </w:rPr>
                      </m:ctrlPr>
                    </m:sSupPr>
                    <m:e>
                      <m:sSubSup>
                        <m:sSubSupPr>
                          <m:ctrlPr>
                            <w:rPr>
                              <w:rFonts w:ascii="Cambria Math" w:eastAsiaTheme="minorEastAsia" w:hAnsi="Cambria Math"/>
                              <w:i/>
                              <w:lang w:val="en-US"/>
                            </w:rPr>
                          </m:ctrlPr>
                        </m:sSubSupPr>
                        <m:e>
                          <m:r>
                            <w:rPr>
                              <w:rFonts w:ascii="Cambria Math" w:eastAsiaTheme="minorEastAsia" w:hAnsi="Cambria Math"/>
                              <w:lang w:val="en-US"/>
                            </w:rPr>
                            <m:t>Q</m:t>
                          </m:r>
                        </m:e>
                        <m:sub>
                          <m:r>
                            <w:rPr>
                              <w:rFonts w:ascii="Cambria Math" w:eastAsiaTheme="minorEastAsia" w:hAnsi="Cambria Math"/>
                              <w:lang w:val="en-US"/>
                            </w:rPr>
                            <m:t>c</m:t>
                          </m:r>
                        </m:sub>
                        <m:sup>
                          <m:d>
                            <m:dPr>
                              <m:begChr m:val="["/>
                              <m:endChr m:val="]"/>
                              <m:ctrlPr>
                                <w:rPr>
                                  <w:rFonts w:ascii="Cambria Math" w:eastAsiaTheme="minorEastAsia" w:hAnsi="Cambria Math"/>
                                  <w:i/>
                                  <w:lang w:val="en-US"/>
                                </w:rPr>
                              </m:ctrlPr>
                            </m:dPr>
                            <m:e>
                              <m:r>
                                <w:rPr>
                                  <w:rFonts w:ascii="Cambria Math" w:eastAsiaTheme="minorEastAsia" w:hAnsi="Cambria Math"/>
                                  <w:lang w:val="en-US"/>
                                </w:rPr>
                                <m:t>l</m:t>
                              </m:r>
                            </m:e>
                          </m:d>
                        </m:sup>
                      </m:sSubSup>
                    </m:e>
                    <m:sup>
                      <m:r>
                        <w:rPr>
                          <w:rFonts w:ascii="Cambria Math" w:eastAsiaTheme="minorEastAsia" w:hAnsi="Cambria Math"/>
                          <w:lang w:val="en-US"/>
                        </w:rPr>
                        <m:t>T</m:t>
                      </m:r>
                    </m:sup>
                  </m:sSup>
                  <m:ctrlPr>
                    <w:rPr>
                      <w:rFonts w:ascii="Cambria Math" w:eastAsiaTheme="minorEastAsia" w:hAnsi="Cambria Math"/>
                      <w:i/>
                      <w:lang w:val="en-US"/>
                    </w:rPr>
                  </m:ctrlPr>
                </m:e>
              </m:d>
              <m:ctrlPr>
                <w:rPr>
                  <w:rFonts w:ascii="Cambria Math" w:hAnsi="Cambria Math"/>
                  <w:i/>
                  <w:lang w:val="en-US"/>
                </w:rPr>
              </m:ctrlPr>
            </m:num>
            <m:den>
              <m:rad>
                <m:radPr>
                  <m:degHide m:val="1"/>
                  <m:ctrlPr>
                    <w:rPr>
                      <w:rFonts w:ascii="Cambria Math" w:hAnsi="Cambria Math"/>
                      <w:i/>
                      <w:lang w:val="en-US"/>
                    </w:rPr>
                  </m:ctrlPr>
                </m:radPr>
                <m:deg/>
                <m:e>
                  <m:r>
                    <m:rPr>
                      <m:nor/>
                    </m:rPr>
                    <w:rPr>
                      <w:rFonts w:ascii="Cambria Math" w:eastAsiaTheme="minorEastAsia" w:hAnsi="Cambria Math"/>
                      <w:lang w:val="en-US"/>
                    </w:rPr>
                    <m:t>attention_head_size</m:t>
                  </m:r>
                </m:e>
              </m:rad>
            </m:den>
          </m:f>
        </m:oMath>
      </m:oMathPara>
    </w:p>
    <w:p w14:paraId="740552BD" w14:textId="2E709085" w:rsidR="0039590F" w:rsidRDefault="002E7A09" w:rsidP="00EC6A40">
      <w:pPr>
        <w:spacing w:line="360" w:lineRule="auto"/>
        <w:jc w:val="both"/>
        <w:rPr>
          <w:rFonts w:eastAsiaTheme="minorEastAsia"/>
          <w:lang w:val="en-US"/>
        </w:rPr>
      </w:pPr>
      <w:r>
        <w:rPr>
          <w:rFonts w:eastAsiaTheme="minorEastAsia"/>
          <w:lang w:val="en-US"/>
        </w:rPr>
        <w:t xml:space="preserve">We then keep the highest value along the dimension whose size is </w:t>
      </w:r>
      <m:oMath>
        <m:d>
          <m:dPr>
            <m:ctrlPr>
              <w:rPr>
                <w:rFonts w:ascii="Cambria Math" w:eastAsiaTheme="minorEastAsia" w:hAnsi="Cambria Math"/>
                <w:i/>
                <w:lang w:val="en-US"/>
              </w:rPr>
            </m:ctrlPr>
          </m:dPr>
          <m:e>
            <w:proofErr w:type="spellStart"/>
            <m:r>
              <m:rPr>
                <m:nor/>
              </m:rPr>
              <w:rPr>
                <w:rFonts w:ascii="Cambria Math" w:eastAsiaTheme="minorEastAsia" w:hAnsi="Cambria Math"/>
                <w:lang w:val="en-US"/>
              </w:rPr>
              <m:t>target_sequence_len</m:t>
            </m:r>
            <w:proofErr w:type="spellEnd"/>
            <m:r>
              <w:rPr>
                <w:rFonts w:ascii="Cambria Math" w:eastAsiaTheme="minorEastAsia" w:hAnsi="Cambria Math"/>
                <w:lang w:val="en-US"/>
              </w:rPr>
              <m:t>-1</m:t>
            </m:r>
          </m:e>
        </m:d>
      </m:oMath>
      <w:r>
        <w:rPr>
          <w:rFonts w:eastAsiaTheme="minorEastAsia"/>
          <w:lang w:val="en-US"/>
        </w:rPr>
        <w:t xml:space="preserve"> (i.e.</w:t>
      </w:r>
      <w:r w:rsidR="00807F0F">
        <w:rPr>
          <w:rFonts w:eastAsiaTheme="minorEastAsia"/>
          <w:lang w:val="en-US"/>
        </w:rPr>
        <w:t>,</w:t>
      </w:r>
      <w:r>
        <w:rPr>
          <w:rFonts w:eastAsiaTheme="minorEastAsia"/>
          <w:lang w:val="en-US"/>
        </w:rPr>
        <w:t xml:space="preserve"> the maximum value in each column if the tensor is represented in </w:t>
      </w:r>
      <w:r w:rsidR="00807F0F">
        <w:rPr>
          <w:rFonts w:eastAsiaTheme="minorEastAsia"/>
          <w:lang w:val="en-US"/>
        </w:rPr>
        <w:t>(</w:t>
      </w:r>
      <m:oMath>
        <m:r>
          <m:rPr>
            <m:nor/>
          </m:rPr>
          <w:rPr>
            <w:rFonts w:ascii="Cambria Math" w:eastAsiaTheme="minorEastAsia" w:hAnsi="Cambria Math"/>
            <w:lang w:val="en-US"/>
          </w:rPr>
          <m:t>features</m:t>
        </m:r>
        <m:r>
          <w:rPr>
            <w:rFonts w:ascii="Cambria Math" w:eastAsiaTheme="minorEastAsia" w:hAnsi="Cambria Math"/>
            <w:lang w:val="en-US"/>
          </w:rPr>
          <m:t>×</m:t>
        </m:r>
        <m:r>
          <m:rPr>
            <m:nor/>
          </m:rPr>
          <w:rPr>
            <w:rFonts w:ascii="Cambria Math" w:eastAsiaTheme="minorEastAsia" w:hAnsi="Cambria Math"/>
            <w:lang w:val="en-US"/>
          </w:rPr>
          <m:t>columns</m:t>
        </m:r>
        <m:r>
          <w:rPr>
            <w:rFonts w:ascii="Cambria Math" w:eastAsiaTheme="minorEastAsia" w:hAnsi="Cambria Math"/>
            <w:lang w:val="en-US"/>
          </w:rPr>
          <m:t>×</m:t>
        </m:r>
        <m:r>
          <m:rPr>
            <m:nor/>
          </m:rPr>
          <w:rPr>
            <w:rFonts w:ascii="Cambria Math" w:eastAsiaTheme="minorEastAsia" w:hAnsi="Cambria Math"/>
            <w:lang w:val="en-US"/>
          </w:rPr>
          <m:t>rows</m:t>
        </m:r>
      </m:oMath>
      <w:r>
        <w:rPr>
          <w:rFonts w:eastAsiaTheme="minorEastAsia"/>
          <w:lang w:val="en-US"/>
        </w:rPr>
        <w:t>)</w:t>
      </w:r>
      <w:r w:rsidR="00807F0F">
        <w:rPr>
          <w:rFonts w:eastAsiaTheme="minorEastAsia"/>
          <w:lang w:val="en-US"/>
        </w:rPr>
        <w:t xml:space="preserve"> format)</w:t>
      </w:r>
      <w:r>
        <w:rPr>
          <w:rFonts w:eastAsiaTheme="minorEastAsia"/>
          <w:lang w:val="en-US"/>
        </w:rPr>
        <w:t>.</w:t>
      </w:r>
      <w:r w:rsidR="000F4942">
        <w:rPr>
          <w:rFonts w:eastAsiaTheme="minorEastAsia"/>
          <w:lang w:val="en-US"/>
        </w:rPr>
        <w:t xml:space="preserve"> Refer to </w:t>
      </w:r>
      <w:r w:rsidR="000F4942">
        <w:rPr>
          <w:rFonts w:eastAsiaTheme="minorEastAsia"/>
          <w:lang w:val="en-US"/>
        </w:rPr>
        <w:fldChar w:fldCharType="begin"/>
      </w:r>
      <w:r w:rsidR="000F4942">
        <w:rPr>
          <w:rFonts w:eastAsiaTheme="minorEastAsia"/>
          <w:lang w:val="en-US"/>
        </w:rPr>
        <w:instrText xml:space="preserve"> REF _Ref219943305 \h </w:instrText>
      </w:r>
      <w:r w:rsidR="000F4942">
        <w:rPr>
          <w:rFonts w:eastAsiaTheme="minorEastAsia"/>
          <w:lang w:val="en-US"/>
        </w:rPr>
      </w:r>
      <w:r w:rsidR="000F4942">
        <w:rPr>
          <w:rFonts w:eastAsiaTheme="minorEastAsia"/>
          <w:lang w:val="en-US"/>
        </w:rPr>
        <w:fldChar w:fldCharType="separate"/>
      </w:r>
      <w:r w:rsidR="003311A3" w:rsidRPr="000151E0">
        <w:t xml:space="preserve">Figure </w:t>
      </w:r>
      <w:r w:rsidR="003311A3">
        <w:rPr>
          <w:noProof/>
        </w:rPr>
        <w:t>2.1.3</w:t>
      </w:r>
      <w:r w:rsidR="003311A3">
        <w:t>.</w:t>
      </w:r>
      <w:r w:rsidR="003311A3">
        <w:rPr>
          <w:noProof/>
        </w:rPr>
        <w:t>1</w:t>
      </w:r>
      <w:r w:rsidR="000F4942">
        <w:rPr>
          <w:rFonts w:eastAsiaTheme="minorEastAsia"/>
          <w:lang w:val="en-US"/>
        </w:rPr>
        <w:fldChar w:fldCharType="end"/>
      </w:r>
      <w:r w:rsidR="000F4942">
        <w:rPr>
          <w:rFonts w:eastAsiaTheme="minorEastAsia"/>
          <w:lang w:val="en-US"/>
        </w:rPr>
        <w:t xml:space="preserve"> for the query relevance shape.</w:t>
      </w:r>
    </w:p>
    <w:p w14:paraId="3997F8D5" w14:textId="35C3F7AF" w:rsidR="0014197E" w:rsidRDefault="0014197E" w:rsidP="0014197E">
      <w:pPr>
        <w:spacing w:line="360" w:lineRule="auto"/>
        <w:jc w:val="center"/>
        <w:rPr>
          <w:rFonts w:eastAsiaTheme="minorEastAsia"/>
          <w:lang w:val="en-US"/>
        </w:rPr>
      </w:pPr>
      <w:r>
        <w:rPr>
          <w:rFonts w:eastAsiaTheme="minorEastAsia"/>
          <w:noProof/>
          <w:lang w:val="en-US"/>
        </w:rPr>
        <w:lastRenderedPageBreak/>
        <w:drawing>
          <wp:inline distT="0" distB="0" distL="0" distR="0" wp14:anchorId="3A01CB1E" wp14:editId="2D1031F9">
            <wp:extent cx="1575388" cy="4138585"/>
            <wp:effectExtent l="0" t="0" r="0" b="1905"/>
            <wp:docPr id="183165568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5682" name="Graphic 1831655682"/>
                    <pic:cNvPicPr/>
                  </pic:nvPicPr>
                  <pic:blipFill>
                    <a:blip r:embed="rId17">
                      <a:extLst>
                        <a:ext uri="{96DAC541-7B7A-43D3-8B79-37D633B846F1}">
                          <asvg:svgBlip xmlns:asvg="http://schemas.microsoft.com/office/drawing/2016/SVG/main" r:embed="rId18"/>
                        </a:ext>
                      </a:extLst>
                    </a:blip>
                    <a:stretch>
                      <a:fillRect/>
                    </a:stretch>
                  </pic:blipFill>
                  <pic:spPr>
                    <a:xfrm>
                      <a:off x="0" y="0"/>
                      <a:ext cx="1581359" cy="4154272"/>
                    </a:xfrm>
                    <a:prstGeom prst="rect">
                      <a:avLst/>
                    </a:prstGeom>
                  </pic:spPr>
                </pic:pic>
              </a:graphicData>
            </a:graphic>
          </wp:inline>
        </w:drawing>
      </w:r>
    </w:p>
    <w:p w14:paraId="3B23CDE6" w14:textId="2A4DA008" w:rsidR="0014197E" w:rsidRPr="0014197E" w:rsidRDefault="0014197E" w:rsidP="0014197E">
      <w:pPr>
        <w:pStyle w:val="Caption"/>
        <w:jc w:val="center"/>
        <w:rPr>
          <w:rFonts w:eastAsiaTheme="minorEastAsia"/>
          <w:i w:val="0"/>
          <w:sz w:val="24"/>
          <w:szCs w:val="24"/>
          <w:lang w:val="en-US"/>
        </w:rPr>
      </w:pPr>
      <w:bookmarkStart w:id="34" w:name="_Ref221629596"/>
      <w:bookmarkStart w:id="35" w:name="_Toc223700741"/>
      <w:r w:rsidRPr="0014197E">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3.2.1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14197E">
        <w:rPr>
          <w:sz w:val="24"/>
          <w:szCs w:val="24"/>
        </w:rPr>
        <w:t xml:space="preserve"> Query Relevance Shape Illustration</w:t>
      </w:r>
      <w:bookmarkEnd w:id="34"/>
      <w:bookmarkEnd w:id="35"/>
    </w:p>
    <w:p w14:paraId="6D614B65" w14:textId="418BAEAE" w:rsidR="00407573" w:rsidRPr="00D26658" w:rsidRDefault="00B27155" w:rsidP="00EA3708">
      <w:pPr>
        <w:spacing w:line="360" w:lineRule="auto"/>
        <w:jc w:val="both"/>
        <w:rPr>
          <w:rFonts w:eastAsiaTheme="minorEastAsia"/>
          <w:lang w:val="en-US"/>
        </w:rPr>
      </w:pPr>
      <w:r>
        <w:rPr>
          <w:rFonts w:eastAsiaTheme="minorEastAsia"/>
          <w:lang w:val="en-US"/>
        </w:rPr>
        <w:t xml:space="preserve">This </w:t>
      </w:r>
      <w:proofErr w:type="spellStart"/>
      <w:r>
        <w:rPr>
          <w:rFonts w:eastAsiaTheme="minorEastAsia"/>
          <w:lang w:val="en-US"/>
        </w:rPr>
        <w:t>query_relevance</w:t>
      </w:r>
      <w:proofErr w:type="spellEnd"/>
      <w:r>
        <w:rPr>
          <w:rFonts w:eastAsiaTheme="minorEastAsia"/>
          <w:lang w:val="en-US"/>
        </w:rPr>
        <w:t xml:space="preserve"> will then be used to mask</w:t>
      </w:r>
      <w:r w:rsidR="0014197E">
        <w:rPr>
          <w:rFonts w:eastAsiaTheme="minorEastAsia"/>
          <w:lang w:val="en-US"/>
        </w:rPr>
        <w:t>/scale</w:t>
      </w:r>
      <w:r>
        <w:rPr>
          <w:rFonts w:eastAsiaTheme="minorEastAsia"/>
          <w:lang w:val="en-US"/>
        </w:rPr>
        <w:t xml:space="preserve"> (</w:t>
      </w:r>
      <w:r w:rsidR="00386797">
        <w:rPr>
          <w:rFonts w:eastAsiaTheme="minorEastAsia"/>
          <w:lang w:val="en-US"/>
        </w:rPr>
        <w:t xml:space="preserve">element-wise multiplication) the encoder </w:t>
      </w:r>
      <w:r w:rsidR="00D34623">
        <w:rPr>
          <w:rFonts w:eastAsiaTheme="minorEastAsia"/>
          <w:lang w:val="en-US"/>
        </w:rPr>
        <w:t xml:space="preserve">attention </w:t>
      </w:r>
      <w:r w:rsidR="00386797">
        <w:rPr>
          <w:rFonts w:eastAsiaTheme="minorEastAsia"/>
          <w:lang w:val="en-US"/>
        </w:rPr>
        <w:t>output of the context in that layer</w:t>
      </w:r>
      <w:r w:rsidR="00EC6A40">
        <w:rPr>
          <w:rFonts w:eastAsiaTheme="minorEastAsia"/>
          <w:lang w:val="en-US"/>
        </w:rPr>
        <w:t xml:space="preserve"> before the attention is </w:t>
      </w:r>
      <w:r w:rsidR="00FF2731">
        <w:rPr>
          <w:rFonts w:eastAsiaTheme="minorEastAsia"/>
          <w:lang w:val="en-US"/>
        </w:rPr>
        <w:t>multiplied</w:t>
      </w:r>
      <w:r w:rsidR="00EC6A40">
        <w:rPr>
          <w:rFonts w:eastAsiaTheme="minorEastAsia"/>
          <w:lang w:val="en-US"/>
        </w:rPr>
        <w:t xml:space="preserve"> </w:t>
      </w:r>
      <w:r w:rsidR="00FF2731">
        <w:rPr>
          <w:rFonts w:eastAsiaTheme="minorEastAsia"/>
          <w:lang w:val="en-US"/>
        </w:rPr>
        <w:t>by</w:t>
      </w:r>
      <w:r w:rsidR="00EC6A40">
        <w:rPr>
          <w:rFonts w:eastAsiaTheme="minorEastAsia"/>
          <w:lang w:val="en-US"/>
        </w:rPr>
        <w:t xml:space="preserve"> the Value Tensor of the context in the same layer</w:t>
      </w:r>
      <w:r w:rsidR="00386797">
        <w:rPr>
          <w:rFonts w:eastAsiaTheme="minorEastAsia"/>
          <w:lang w:val="en-US"/>
        </w:rPr>
        <w:t>.</w:t>
      </w:r>
    </w:p>
    <w:p w14:paraId="522EFEC4" w14:textId="760E13A8" w:rsidR="00D5039B" w:rsidRDefault="003311A3" w:rsidP="003311A3">
      <w:pPr>
        <w:spacing w:line="360" w:lineRule="auto"/>
        <w:jc w:val="center"/>
        <w:rPr>
          <w:rFonts w:eastAsiaTheme="minorEastAsia"/>
          <w:lang w:val="en-US"/>
        </w:rPr>
      </w:pPr>
      <w:r>
        <w:rPr>
          <w:rFonts w:eastAsiaTheme="minorEastAsia"/>
          <w:noProof/>
          <w:lang w:val="en-US"/>
        </w:rPr>
        <w:lastRenderedPageBreak/>
        <w:drawing>
          <wp:inline distT="0" distB="0" distL="0" distR="0" wp14:anchorId="1514F943" wp14:editId="23BF8739">
            <wp:extent cx="2502742" cy="5045528"/>
            <wp:effectExtent l="0" t="0" r="0" b="0"/>
            <wp:docPr id="21447847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4733" name="Graphic 2144784733"/>
                    <pic:cNvPicPr/>
                  </pic:nvPicPr>
                  <pic:blipFill>
                    <a:blip r:embed="rId19">
                      <a:extLst>
                        <a:ext uri="{96DAC541-7B7A-43D3-8B79-37D633B846F1}">
                          <asvg:svgBlip xmlns:asvg="http://schemas.microsoft.com/office/drawing/2016/SVG/main" r:embed="rId20"/>
                        </a:ext>
                      </a:extLst>
                    </a:blip>
                    <a:stretch>
                      <a:fillRect/>
                    </a:stretch>
                  </pic:blipFill>
                  <pic:spPr>
                    <a:xfrm>
                      <a:off x="0" y="0"/>
                      <a:ext cx="2510163" cy="5060489"/>
                    </a:xfrm>
                    <a:prstGeom prst="rect">
                      <a:avLst/>
                    </a:prstGeom>
                  </pic:spPr>
                </pic:pic>
              </a:graphicData>
            </a:graphic>
          </wp:inline>
        </w:drawing>
      </w:r>
    </w:p>
    <w:p w14:paraId="4E2D3227" w14:textId="18248929" w:rsidR="003311A3" w:rsidRPr="003311A3" w:rsidRDefault="003311A3" w:rsidP="003311A3">
      <w:pPr>
        <w:pStyle w:val="Caption"/>
        <w:jc w:val="center"/>
        <w:rPr>
          <w:rFonts w:eastAsiaTheme="minorEastAsia"/>
          <w:sz w:val="24"/>
          <w:szCs w:val="24"/>
          <w:lang w:val="en-US"/>
        </w:rPr>
      </w:pPr>
      <w:bookmarkStart w:id="36" w:name="_Toc223700742"/>
      <w:r w:rsidRPr="003311A3">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3.2.1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2</w:t>
      </w:r>
      <w:r w:rsidR="004E321F">
        <w:rPr>
          <w:sz w:val="24"/>
          <w:szCs w:val="24"/>
        </w:rPr>
        <w:fldChar w:fldCharType="end"/>
      </w:r>
      <w:r w:rsidRPr="003311A3">
        <w:rPr>
          <w:sz w:val="24"/>
          <w:szCs w:val="24"/>
        </w:rPr>
        <w:t xml:space="preserve"> Local Modulation Operation</w:t>
      </w:r>
      <w:bookmarkEnd w:id="36"/>
    </w:p>
    <w:p w14:paraId="418E6135" w14:textId="77777777" w:rsidR="0030492E" w:rsidRPr="00CD64FA" w:rsidRDefault="0030492E" w:rsidP="00CD64FA">
      <w:pPr>
        <w:rPr>
          <w:lang w:val="en-US"/>
        </w:rPr>
      </w:pPr>
    </w:p>
    <w:p w14:paraId="265D6876" w14:textId="532D57F8" w:rsidR="00FD2118" w:rsidRPr="00205E81" w:rsidRDefault="003A40B0" w:rsidP="00FD2118">
      <w:pPr>
        <w:pStyle w:val="Heading2"/>
      </w:pPr>
      <w:bookmarkStart w:id="37" w:name="_Toc223700718"/>
      <w:r w:rsidRPr="003A40B0">
        <w:t xml:space="preserve">Context-aware Recognition Transformer Network </w:t>
      </w:r>
      <w:r>
        <w:t>(</w:t>
      </w:r>
      <w:proofErr w:type="spellStart"/>
      <w:r w:rsidR="0038610F">
        <w:t>CRTNet</w:t>
      </w:r>
      <w:proofErr w:type="spellEnd"/>
      <w:r>
        <w:t>)</w:t>
      </w:r>
      <w:bookmarkEnd w:id="37"/>
    </w:p>
    <w:p w14:paraId="55062BB3" w14:textId="7CB28E8B" w:rsidR="00F94607" w:rsidRDefault="00EC3C74" w:rsidP="00D66555">
      <w:pPr>
        <w:spacing w:line="360" w:lineRule="auto"/>
        <w:jc w:val="both"/>
        <w:rPr>
          <w:lang w:val="en-US"/>
        </w:rPr>
      </w:pPr>
      <w:r>
        <w:rPr>
          <w:lang w:val="en-US"/>
        </w:rPr>
        <w:t xml:space="preserve">The original work </w:t>
      </w:r>
      <w:r w:rsidR="00091096">
        <w:rPr>
          <w:lang w:val="en-US"/>
        </w:rPr>
        <w:t>of</w:t>
      </w:r>
      <w:r>
        <w:rPr>
          <w:lang w:val="en-US"/>
        </w:rPr>
        <w:t xml:space="preserve"> the </w:t>
      </w:r>
      <w:proofErr w:type="spellStart"/>
      <w:r>
        <w:rPr>
          <w:lang w:val="en-US"/>
        </w:rPr>
        <w:t>CRTNet</w:t>
      </w:r>
      <w:proofErr w:type="spellEnd"/>
      <w:r>
        <w:rPr>
          <w:lang w:val="en-US"/>
        </w:rPr>
        <w:t xml:space="preserve"> is to study </w:t>
      </w:r>
      <w:r w:rsidR="00091096">
        <w:rPr>
          <w:lang w:val="en-US"/>
        </w:rPr>
        <w:t xml:space="preserve">how </w:t>
      </w:r>
      <w:r>
        <w:rPr>
          <w:lang w:val="en-US"/>
        </w:rPr>
        <w:t>context influence</w:t>
      </w:r>
      <w:r w:rsidR="00091096">
        <w:rPr>
          <w:lang w:val="en-US"/>
        </w:rPr>
        <w:t>s</w:t>
      </w:r>
      <w:r>
        <w:rPr>
          <w:lang w:val="en-US"/>
        </w:rPr>
        <w:t xml:space="preserve"> object recognition </w:t>
      </w:r>
      <w:r>
        <w:rPr>
          <w:lang w:val="en-US"/>
        </w:rPr>
        <w:fldChar w:fldCharType="begin"/>
      </w:r>
      <w:r w:rsidR="002133BA">
        <w:rPr>
          <w:lang w:val="en-US"/>
        </w:rPr>
        <w:instrText xml:space="preserve"> ADDIN ZOTERO_ITEM CSL_CITATION {"citationID":"Cx5JatVp","properties":{"formattedCitation":"(Bomatter et al., 2021)","plainCitation":"(Bomatter et al., 2021)","noteIndex":0},"citationItems":[{"id":177,"uris":["http://zotero.org/users/10056102/items/FZM4ESH5"],"itemData":{"id":177,"type":"paper-conference","container-title":"2021 IEEE/CVF International Conference on Computer Vision (ICCV)","DOI":"10.1109/ICCV48922.2021.00032","event-title":"2021 IEEE/CVF International Conference on Computer Vision (ICCV)","ISBN":"978-1-6654-2812-5","language":"en","license":"https://doi.org/10.15223/policy-029","page":"255-264","publisher":"IEEE","publisher-place":"Montreal, QC, Canada","source":"DOI.org (Crossref)","title":"When Pigs Fly: Contextual Reasoning in Synthetic and Natural Scenes","title-short":"When Pigs Fly","URL":"https://ieeexplore.ieee.org/document/9710269/","author":[{"family":"Bomatter","given":"Philipp"},{"family":"Zhang","given":"Mengmi"},{"family":"Karev","given":"Dimitar"},{"family":"Madan","given":"Spandan"},{"family":"Tseng","given":"Claire"},{"family":"Kreiman","given":"Gabriel"}],"accessed":{"date-parts":[["2025",12,6]]},"issued":{"date-parts":[["2021",10]]}}}],"schema":"https://github.com/citation-style-language/schema/raw/master/csl-citation.json"} </w:instrText>
      </w:r>
      <w:r>
        <w:rPr>
          <w:lang w:val="en-US"/>
        </w:rPr>
        <w:fldChar w:fldCharType="separate"/>
      </w:r>
      <w:r>
        <w:rPr>
          <w:noProof/>
          <w:lang w:val="en-US"/>
        </w:rPr>
        <w:t>(Bomatter et al., 2021)</w:t>
      </w:r>
      <w:r>
        <w:rPr>
          <w:lang w:val="en-US"/>
        </w:rPr>
        <w:fldChar w:fldCharType="end"/>
      </w:r>
      <w:r>
        <w:rPr>
          <w:lang w:val="en-US"/>
        </w:rPr>
        <w:t xml:space="preserve">. For </w:t>
      </w:r>
      <w:r w:rsidR="00091096">
        <w:rPr>
          <w:lang w:val="en-US"/>
        </w:rPr>
        <w:t>instance</w:t>
      </w:r>
      <w:r>
        <w:rPr>
          <w:lang w:val="en-US"/>
        </w:rPr>
        <w:t xml:space="preserve">, by providing an image of the mug and </w:t>
      </w:r>
      <w:r w:rsidR="00091096">
        <w:rPr>
          <w:lang w:val="en-US"/>
        </w:rPr>
        <w:t xml:space="preserve">the </w:t>
      </w:r>
      <w:r>
        <w:rPr>
          <w:lang w:val="en-US"/>
        </w:rPr>
        <w:t>context,</w:t>
      </w:r>
      <w:r w:rsidR="00091096">
        <w:rPr>
          <w:lang w:val="en-US"/>
        </w:rPr>
        <w:t xml:space="preserve"> such as</w:t>
      </w:r>
      <w:r>
        <w:rPr>
          <w:lang w:val="en-US"/>
        </w:rPr>
        <w:t xml:space="preserve"> </w:t>
      </w:r>
      <w:r w:rsidR="00091096">
        <w:rPr>
          <w:lang w:val="en-US"/>
        </w:rPr>
        <w:t xml:space="preserve">an </w:t>
      </w:r>
      <w:r>
        <w:rPr>
          <w:lang w:val="en-US"/>
        </w:rPr>
        <w:t>image of the mug on the table in the kitchen, the authors studied how context affects the model’s final decision.</w:t>
      </w:r>
      <w:r w:rsidR="00F94607">
        <w:rPr>
          <w:lang w:val="en-US"/>
        </w:rPr>
        <w:t xml:space="preserve"> The original model architecture is shown in </w:t>
      </w:r>
      <w:r w:rsidR="00F94607">
        <w:rPr>
          <w:lang w:val="en-US"/>
        </w:rPr>
        <w:fldChar w:fldCharType="begin"/>
      </w:r>
      <w:r w:rsidR="00F94607">
        <w:rPr>
          <w:lang w:val="en-US"/>
        </w:rPr>
        <w:instrText xml:space="preserve"> REF _Ref220343920 \h  \* MERGEFORMAT </w:instrText>
      </w:r>
      <w:r w:rsidR="00F94607">
        <w:rPr>
          <w:lang w:val="en-US"/>
        </w:rPr>
      </w:r>
      <w:r w:rsidR="00F94607">
        <w:rPr>
          <w:lang w:val="en-US"/>
        </w:rPr>
        <w:fldChar w:fldCharType="separate"/>
      </w:r>
      <w:r w:rsidR="003311A3" w:rsidRPr="00F94607">
        <w:t xml:space="preserve">Figure </w:t>
      </w:r>
      <w:r w:rsidR="003311A3">
        <w:rPr>
          <w:noProof/>
        </w:rPr>
        <w:t>3.2.1.1</w:t>
      </w:r>
      <w:r w:rsidR="00F94607">
        <w:rPr>
          <w:lang w:val="en-US"/>
        </w:rPr>
        <w:fldChar w:fldCharType="end"/>
      </w:r>
      <w:r w:rsidR="00D66555">
        <w:rPr>
          <w:lang w:val="en-US"/>
        </w:rPr>
        <w:t>.</w:t>
      </w:r>
    </w:p>
    <w:p w14:paraId="4484C97B" w14:textId="00971882" w:rsidR="00F94607" w:rsidRDefault="00F94607" w:rsidP="00FD2118">
      <w:pPr>
        <w:rPr>
          <w:lang w:val="en-US"/>
        </w:rPr>
      </w:pPr>
      <w:r w:rsidRPr="00F94607">
        <w:rPr>
          <w:noProof/>
          <w:lang w:val="en-US"/>
        </w:rPr>
        <w:lastRenderedPageBreak/>
        <w:drawing>
          <wp:inline distT="0" distB="0" distL="0" distR="0" wp14:anchorId="3F93F53D" wp14:editId="3F9890ED">
            <wp:extent cx="5219700" cy="2273935"/>
            <wp:effectExtent l="0" t="0" r="0" b="0"/>
            <wp:docPr id="36326475"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6475" name="Picture 1" descr="A diagram of a machine&#10;&#10;AI-generated content may be incorrect."/>
                    <pic:cNvPicPr/>
                  </pic:nvPicPr>
                  <pic:blipFill>
                    <a:blip r:embed="rId21"/>
                    <a:stretch>
                      <a:fillRect/>
                    </a:stretch>
                  </pic:blipFill>
                  <pic:spPr>
                    <a:xfrm>
                      <a:off x="0" y="0"/>
                      <a:ext cx="5219700" cy="2273935"/>
                    </a:xfrm>
                    <a:prstGeom prst="rect">
                      <a:avLst/>
                    </a:prstGeom>
                  </pic:spPr>
                </pic:pic>
              </a:graphicData>
            </a:graphic>
          </wp:inline>
        </w:drawing>
      </w:r>
    </w:p>
    <w:p w14:paraId="02314C5D" w14:textId="238DB7D4" w:rsidR="00EC3C74" w:rsidRPr="00D66555" w:rsidRDefault="00F94607" w:rsidP="00D66555">
      <w:pPr>
        <w:pStyle w:val="Caption"/>
        <w:jc w:val="center"/>
        <w:rPr>
          <w:sz w:val="24"/>
          <w:szCs w:val="24"/>
          <w:lang w:val="en-US"/>
        </w:rPr>
      </w:pPr>
      <w:bookmarkStart w:id="38" w:name="_Ref220343920"/>
      <w:bookmarkStart w:id="39" w:name="_Toc223700743"/>
      <w:r w:rsidRPr="00F94607">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3.2.1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bookmarkEnd w:id="38"/>
      <w:r w:rsidRPr="00F94607">
        <w:rPr>
          <w:sz w:val="24"/>
          <w:szCs w:val="24"/>
        </w:rPr>
        <w:t xml:space="preserve"> </w:t>
      </w:r>
      <w:proofErr w:type="spellStart"/>
      <w:r w:rsidRPr="00F94607">
        <w:rPr>
          <w:sz w:val="24"/>
          <w:szCs w:val="24"/>
        </w:rPr>
        <w:t>CRTNet</w:t>
      </w:r>
      <w:proofErr w:type="spellEnd"/>
      <w:r w:rsidRPr="00F94607">
        <w:rPr>
          <w:sz w:val="24"/>
          <w:szCs w:val="24"/>
        </w:rPr>
        <w:t xml:space="preserve"> Architecture (</w:t>
      </w:r>
      <w:proofErr w:type="spellStart"/>
      <w:r w:rsidRPr="00F94607">
        <w:rPr>
          <w:sz w:val="24"/>
          <w:szCs w:val="24"/>
        </w:rPr>
        <w:t>Bomatter</w:t>
      </w:r>
      <w:proofErr w:type="spellEnd"/>
      <w:r w:rsidRPr="00F94607">
        <w:rPr>
          <w:sz w:val="24"/>
          <w:szCs w:val="24"/>
        </w:rPr>
        <w:t xml:space="preserve"> et al., 2021)</w:t>
      </w:r>
      <w:bookmarkEnd w:id="39"/>
    </w:p>
    <w:p w14:paraId="3F9B7EB1" w14:textId="77777777" w:rsidR="00D66555" w:rsidRDefault="00D66555" w:rsidP="00FD2118">
      <w:pPr>
        <w:rPr>
          <w:lang w:val="en-US"/>
        </w:rPr>
      </w:pPr>
    </w:p>
    <w:p w14:paraId="451AE7B0" w14:textId="07541B9C" w:rsidR="00FD2118" w:rsidRDefault="00FD2118" w:rsidP="00FD2118">
      <w:pPr>
        <w:pStyle w:val="Heading3"/>
      </w:pPr>
      <w:bookmarkStart w:id="40" w:name="_Toc223700719"/>
      <w:r>
        <w:t xml:space="preserve">Modified </w:t>
      </w:r>
      <w:proofErr w:type="spellStart"/>
      <w:r>
        <w:t>CRTNet</w:t>
      </w:r>
      <w:proofErr w:type="spellEnd"/>
      <w:r>
        <w:t xml:space="preserve"> with bounding box coordination as an input for positional encoding</w:t>
      </w:r>
      <w:r w:rsidR="006452DB">
        <w:t xml:space="preserve"> selection for the target</w:t>
      </w:r>
      <w:bookmarkEnd w:id="40"/>
    </w:p>
    <w:p w14:paraId="55BF885E" w14:textId="1BF5E536" w:rsidR="00E54017" w:rsidRDefault="00B02793" w:rsidP="00360819">
      <w:pPr>
        <w:spacing w:line="360" w:lineRule="auto"/>
        <w:jc w:val="both"/>
        <w:rPr>
          <w:rFonts w:eastAsiaTheme="minorEastAsia"/>
          <w:lang w:val="en-US"/>
        </w:rPr>
      </w:pPr>
      <w:r>
        <w:rPr>
          <w:lang w:val="en-US"/>
        </w:rPr>
        <w:t xml:space="preserve">To allow the model to </w:t>
      </w:r>
      <w:r w:rsidR="00B36C87">
        <w:rPr>
          <w:lang w:val="en-US"/>
        </w:rPr>
        <w:t>make use of</w:t>
      </w:r>
      <w:r>
        <w:rPr>
          <w:lang w:val="en-US"/>
        </w:rPr>
        <w:t xml:space="preserve"> </w:t>
      </w:r>
      <w:r w:rsidR="00B36C87">
        <w:rPr>
          <w:lang w:val="en-US"/>
        </w:rPr>
        <w:t xml:space="preserve">the </w:t>
      </w:r>
      <w:r>
        <w:rPr>
          <w:lang w:val="en-US"/>
        </w:rPr>
        <w:t xml:space="preserve">full information </w:t>
      </w:r>
      <w:r w:rsidR="00B36C87">
        <w:rPr>
          <w:lang w:val="en-US"/>
        </w:rPr>
        <w:t>from</w:t>
      </w:r>
      <w:r>
        <w:rPr>
          <w:lang w:val="en-US"/>
        </w:rPr>
        <w:t xml:space="preserve"> the context and learn common knowledge of natur</w:t>
      </w:r>
      <w:r w:rsidR="00B36C87">
        <w:rPr>
          <w:lang w:val="en-US"/>
        </w:rPr>
        <w:t>al</w:t>
      </w:r>
      <w:r>
        <w:rPr>
          <w:lang w:val="en-US"/>
        </w:rPr>
        <w:t xml:space="preserve"> scene</w:t>
      </w:r>
      <w:r w:rsidR="00A45DB4">
        <w:rPr>
          <w:lang w:val="en-US"/>
        </w:rPr>
        <w:t>s</w:t>
      </w:r>
      <w:r>
        <w:rPr>
          <w:lang w:val="en-US"/>
        </w:rPr>
        <w:t xml:space="preserve">, </w:t>
      </w:r>
      <w:r w:rsidR="00360819">
        <w:rPr>
          <w:lang w:val="en-US"/>
        </w:rPr>
        <w:t xml:space="preserve">the </w:t>
      </w:r>
      <w:proofErr w:type="spellStart"/>
      <w:r w:rsidR="00B36C87">
        <w:rPr>
          <w:lang w:val="en-US"/>
        </w:rPr>
        <w:t>CRTNet</w:t>
      </w:r>
      <w:proofErr w:type="spellEnd"/>
      <w:r w:rsidR="00B36C87">
        <w:rPr>
          <w:lang w:val="en-US"/>
        </w:rPr>
        <w:t xml:space="preserve"> </w:t>
      </w:r>
      <w:r w:rsidR="00360819">
        <w:rPr>
          <w:lang w:val="en-US"/>
        </w:rPr>
        <w:t xml:space="preserve">model is modified by removing the classifier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oMath>
      <w:r w:rsidR="00B36C87">
        <w:rPr>
          <w:rFonts w:eastAsiaTheme="minorEastAsia"/>
          <w:lang w:val="en-US"/>
        </w:rPr>
        <w:t xml:space="preserve"> </w:t>
      </w:r>
      <w:r w:rsidR="0095562A">
        <w:rPr>
          <w:lang w:val="en-US"/>
        </w:rPr>
        <w:t xml:space="preserve">and </w:t>
      </w:r>
      <w:r w:rsidR="00360819">
        <w:rPr>
          <w:rFonts w:eastAsiaTheme="minorEastAsia"/>
          <w:lang w:val="en-US"/>
        </w:rPr>
        <w:t>the confidence estimat</w:t>
      </w:r>
      <w:r w:rsidR="00E7745C">
        <w:rPr>
          <w:rFonts w:eastAsiaTheme="minorEastAsia"/>
          <w:lang w:val="en-US"/>
        </w:rPr>
        <w:t>or</w:t>
      </w:r>
      <w:r w:rsidR="00B36C87">
        <w:rPr>
          <w:rFonts w:eastAsiaTheme="minorEastAsia"/>
          <w:lang w:val="en-US"/>
        </w:rPr>
        <w:t xml:space="preserve"> </w:t>
      </w:r>
      <m:oMath>
        <m:r>
          <w:rPr>
            <w:rFonts w:ascii="Cambria Math" w:eastAsiaTheme="minorEastAsia" w:hAnsi="Cambria Math"/>
            <w:lang w:val="en-US"/>
          </w:rPr>
          <m:t>U(</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t</m:t>
            </m:r>
          </m:sub>
        </m:sSub>
        <m:r>
          <w:rPr>
            <w:rFonts w:ascii="Cambria Math" w:eastAsiaTheme="minorEastAsia" w:hAnsi="Cambria Math"/>
            <w:lang w:val="en-US"/>
          </w:rPr>
          <m:t>)</m:t>
        </m:r>
      </m:oMath>
      <w:r w:rsidR="00BF0F0E">
        <w:rPr>
          <w:lang w:val="en-US"/>
        </w:rPr>
        <w:t xml:space="preserve">; </w:t>
      </w:r>
      <w:r w:rsidR="00B36C87">
        <w:rPr>
          <w:rFonts w:eastAsiaTheme="minorEastAsia"/>
          <w:lang w:val="en-US"/>
        </w:rPr>
        <w:t xml:space="preserve">other parts of the model are kept intact. Therefore, </w:t>
      </w:r>
      <w:r w:rsidR="00E7745C">
        <w:rPr>
          <w:rFonts w:eastAsiaTheme="minorEastAsia"/>
          <w:lang w:val="en-US"/>
        </w:rPr>
        <w:t>model outputs simply rely on the classif</w:t>
      </w:r>
      <w:r w:rsidR="00EA0D3C">
        <w:rPr>
          <w:rFonts w:eastAsiaTheme="minorEastAsia"/>
          <w:lang w:val="en-US"/>
        </w:rPr>
        <w:t>i</w:t>
      </w:r>
      <w:r w:rsidR="00E7745C">
        <w:rPr>
          <w:rFonts w:eastAsiaTheme="minorEastAsia"/>
          <w:lang w:val="en-US"/>
        </w:rPr>
        <w:t xml:space="preserve">er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z</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z</m:t>
            </m:r>
          </m:e>
          <m:sub>
            <m:r>
              <w:rPr>
                <w:rFonts w:ascii="Cambria Math" w:eastAsiaTheme="minorEastAsia" w:hAnsi="Cambria Math"/>
                <w:lang w:val="en-US"/>
              </w:rPr>
              <m:t>t,c</m:t>
            </m:r>
          </m:sub>
          <m:sup>
            <m:r>
              <w:rPr>
                <w:rFonts w:ascii="Cambria Math" w:eastAsiaTheme="minorEastAsia" w:hAnsi="Cambria Math"/>
                <w:lang w:val="en-US"/>
              </w:rPr>
              <m:t>'</m:t>
            </m:r>
          </m:sup>
        </m:sSubSup>
        <m:r>
          <w:rPr>
            <w:rFonts w:ascii="Cambria Math" w:eastAsiaTheme="minorEastAsia" w:hAnsi="Cambria Math"/>
            <w:lang w:val="en-US"/>
          </w:rPr>
          <m:t>)</m:t>
        </m:r>
      </m:oMath>
      <w:r w:rsidR="00EA0D3C">
        <w:rPr>
          <w:rFonts w:eastAsiaTheme="minorEastAsia"/>
          <w:lang w:val="en-US"/>
        </w:rPr>
        <w:t>, in other words</w:t>
      </w:r>
      <w:r w:rsidR="005C4FB6">
        <w:rPr>
          <w:rFonts w:eastAsiaTheme="minorEastAsia"/>
          <w:lang w:val="en-US"/>
        </w:rPr>
        <w:t>,</w:t>
      </w:r>
      <w:r w:rsidR="00EA0D3C">
        <w:rPr>
          <w:rFonts w:eastAsiaTheme="minorEastAsia"/>
          <w:lang w:val="en-US"/>
        </w:rPr>
        <w:t xml:space="preserve"> </w:t>
      </w:r>
      <m:oMath>
        <m:r>
          <w:rPr>
            <w:rFonts w:ascii="Cambria Math" w:eastAsiaTheme="minorEastAsia" w:hAnsi="Cambria Math"/>
            <w:lang w:val="en-US"/>
          </w:rPr>
          <m:t>p=0</m:t>
        </m:r>
      </m:oMath>
      <w:r w:rsidR="00EA0D3C">
        <w:rPr>
          <w:rFonts w:eastAsiaTheme="minorEastAsia"/>
          <w:lang w:val="en-US"/>
        </w:rPr>
        <w:t>. The model is then further trained on different augmented data transformations</w:t>
      </w:r>
      <w:r w:rsidR="00457954">
        <w:rPr>
          <w:rFonts w:eastAsiaTheme="minorEastAsia"/>
          <w:lang w:val="en-US"/>
        </w:rPr>
        <w:t xml:space="preserve">, </w:t>
      </w:r>
      <w:r w:rsidR="00192E5C">
        <w:rPr>
          <w:rFonts w:eastAsiaTheme="minorEastAsia"/>
          <w:lang w:val="en-US"/>
        </w:rPr>
        <w:t xml:space="preserve">which will be discussed in </w:t>
      </w:r>
      <w:r w:rsidR="00457954">
        <w:rPr>
          <w:rFonts w:eastAsiaTheme="minorEastAsia"/>
          <w:lang w:val="en-US"/>
        </w:rPr>
        <w:fldChar w:fldCharType="begin"/>
      </w:r>
      <w:r w:rsidR="00457954">
        <w:rPr>
          <w:rFonts w:eastAsiaTheme="minorEastAsia"/>
          <w:lang w:val="en-US"/>
        </w:rPr>
        <w:instrText xml:space="preserve"> REF _Ref220350615 \r \h </w:instrText>
      </w:r>
      <w:r w:rsidR="00457954">
        <w:rPr>
          <w:rFonts w:eastAsiaTheme="minorEastAsia"/>
          <w:lang w:val="en-US"/>
        </w:rPr>
      </w:r>
      <w:r w:rsidR="00457954">
        <w:rPr>
          <w:rFonts w:eastAsiaTheme="minorEastAsia"/>
          <w:lang w:val="en-US"/>
        </w:rPr>
        <w:fldChar w:fldCharType="separate"/>
      </w:r>
      <w:r w:rsidR="003311A3">
        <w:rPr>
          <w:rFonts w:eastAsiaTheme="minorEastAsia"/>
          <w:lang w:val="en-US"/>
        </w:rPr>
        <w:t>Chapter 4</w:t>
      </w:r>
      <w:r w:rsidR="00D307E4">
        <w:rPr>
          <w:rFonts w:eastAsiaTheme="minorEastAsia"/>
          <w:lang w:val="en-US"/>
        </w:rPr>
        <w:t>,</w:t>
      </w:r>
      <w:r w:rsidR="003311A3">
        <w:rPr>
          <w:rFonts w:eastAsiaTheme="minorEastAsia"/>
          <w:lang w:val="en-US"/>
        </w:rPr>
        <w:t xml:space="preserve"> </w:t>
      </w:r>
      <w:r w:rsidR="00457954">
        <w:rPr>
          <w:rFonts w:eastAsiaTheme="minorEastAsia"/>
          <w:lang w:val="en-US"/>
        </w:rPr>
        <w:fldChar w:fldCharType="end"/>
      </w:r>
      <w:r w:rsidR="00EA0D3C">
        <w:rPr>
          <w:rFonts w:eastAsiaTheme="minorEastAsia"/>
          <w:lang w:val="en-US"/>
        </w:rPr>
        <w:t xml:space="preserve">to improve </w:t>
      </w:r>
      <w:r w:rsidR="00D307E4">
        <w:rPr>
          <w:rFonts w:eastAsiaTheme="minorEastAsia"/>
          <w:lang w:val="en-US"/>
        </w:rPr>
        <w:t>its</w:t>
      </w:r>
      <w:r w:rsidR="00EA0D3C">
        <w:rPr>
          <w:rFonts w:eastAsiaTheme="minorEastAsia"/>
          <w:lang w:val="en-US"/>
        </w:rPr>
        <w:t xml:space="preserve"> context reasoning and invariance to target appearance (i.e., targets of the same category</w:t>
      </w:r>
      <w:r w:rsidR="00CD6C4D">
        <w:rPr>
          <w:rFonts w:eastAsiaTheme="minorEastAsia"/>
          <w:lang w:val="en-US"/>
        </w:rPr>
        <w:t>, differ</w:t>
      </w:r>
      <w:r w:rsidR="00192E5C">
        <w:rPr>
          <w:rFonts w:eastAsiaTheme="minorEastAsia"/>
          <w:lang w:val="en-US"/>
        </w:rPr>
        <w:t>ing</w:t>
      </w:r>
      <w:r w:rsidR="00CD6C4D">
        <w:rPr>
          <w:rFonts w:eastAsiaTheme="minorEastAsia"/>
          <w:lang w:val="en-US"/>
        </w:rPr>
        <w:t xml:space="preserve"> in appearance,</w:t>
      </w:r>
      <w:r w:rsidR="00EA0D3C">
        <w:rPr>
          <w:rFonts w:eastAsiaTheme="minorEastAsia"/>
          <w:lang w:val="en-US"/>
        </w:rPr>
        <w:t xml:space="preserve"> </w:t>
      </w:r>
      <w:r w:rsidR="00CD6C4D">
        <w:rPr>
          <w:rFonts w:eastAsiaTheme="minorEastAsia"/>
          <w:lang w:val="en-US"/>
        </w:rPr>
        <w:t xml:space="preserve">exist </w:t>
      </w:r>
      <w:r w:rsidR="00EA0D3C">
        <w:rPr>
          <w:rFonts w:eastAsiaTheme="minorEastAsia"/>
          <w:lang w:val="en-US"/>
        </w:rPr>
        <w:t>in the same contexts will give the same prediction)</w:t>
      </w:r>
      <w:r w:rsidR="00CD6C4D">
        <w:rPr>
          <w:rFonts w:eastAsiaTheme="minorEastAsia"/>
          <w:lang w:val="en-US"/>
        </w:rPr>
        <w:t>.</w:t>
      </w:r>
      <w:r w:rsidR="00070679">
        <w:rPr>
          <w:rFonts w:eastAsiaTheme="minorEastAsia"/>
          <w:lang w:val="en-US"/>
        </w:rPr>
        <w:t xml:space="preserve"> Since the other parts of the model are kept intact, the </w:t>
      </w:r>
      <w:r w:rsidR="00070679" w:rsidRPr="00070679">
        <w:rPr>
          <w:rFonts w:eastAsiaTheme="minorEastAsia"/>
          <w:b/>
          <w:bCs/>
          <w:lang w:val="en-US"/>
        </w:rPr>
        <w:t>P</w:t>
      </w:r>
      <w:r w:rsidR="00070679">
        <w:rPr>
          <w:rFonts w:eastAsiaTheme="minorEastAsia"/>
          <w:lang w:val="en-US"/>
        </w:rPr>
        <w:t xml:space="preserve">ositional </w:t>
      </w:r>
      <w:r w:rsidR="00070679" w:rsidRPr="00070679">
        <w:rPr>
          <w:rFonts w:eastAsiaTheme="minorEastAsia"/>
          <w:b/>
          <w:bCs/>
          <w:lang w:val="en-US"/>
        </w:rPr>
        <w:t>E</w:t>
      </w:r>
      <w:r w:rsidR="00070679">
        <w:rPr>
          <w:rFonts w:eastAsiaTheme="minorEastAsia"/>
          <w:lang w:val="en-US"/>
        </w:rPr>
        <w:t>ncoding (PE) layer still requires bounding box</w:t>
      </w:r>
      <w:r w:rsidR="005C24A5">
        <w:rPr>
          <w:rFonts w:eastAsiaTheme="minorEastAsia"/>
          <w:lang w:val="en-US"/>
        </w:rPr>
        <w:t xml:space="preserve"> </w:t>
      </w:r>
      <w:r w:rsidR="00070679">
        <w:rPr>
          <w:rFonts w:eastAsiaTheme="minorEastAsia"/>
          <w:lang w:val="en-US"/>
        </w:rPr>
        <w:t>coordinates as an input to show the position of the target input in the context scene, helping the model to select the appropriate PE entry from the context PE and add it to the target toke</w:t>
      </w:r>
      <w:r w:rsidR="00E54017">
        <w:rPr>
          <w:rFonts w:eastAsiaTheme="minorEastAsia"/>
          <w:lang w:val="en-US"/>
        </w:rPr>
        <w:t>n, as shown in the code snippet below.</w:t>
      </w:r>
    </w:p>
    <w:p w14:paraId="381EF3D2" w14:textId="77777777" w:rsidR="000C5AF9" w:rsidRDefault="000C5AF9" w:rsidP="00360819">
      <w:pPr>
        <w:spacing w:line="360" w:lineRule="auto"/>
        <w:jc w:val="both"/>
        <w:rPr>
          <w:rFonts w:eastAsiaTheme="minorEastAsia"/>
          <w:lang w:val="en-US"/>
        </w:rPr>
      </w:pPr>
    </w:p>
    <w:p w14:paraId="4BB25A33" w14:textId="35E2B605" w:rsidR="00E54017" w:rsidRDefault="00E54017" w:rsidP="00360819">
      <w:pPr>
        <w:spacing w:line="360" w:lineRule="auto"/>
        <w:jc w:val="both"/>
        <w:rPr>
          <w:rFonts w:eastAsiaTheme="minorEastAsia"/>
          <w:lang w:val="en-US"/>
        </w:rPr>
      </w:pPr>
      <w:r w:rsidRPr="00E54017">
        <w:rPr>
          <w:rFonts w:eastAsiaTheme="minorEastAsia"/>
          <w:noProof/>
          <w:lang w:val="en-US"/>
        </w:rPr>
        <w:lastRenderedPageBreak/>
        <w:drawing>
          <wp:inline distT="0" distB="0" distL="0" distR="0" wp14:anchorId="556DB508" wp14:editId="3C042C93">
            <wp:extent cx="5166464" cy="3526972"/>
            <wp:effectExtent l="0" t="0" r="2540" b="3810"/>
            <wp:docPr id="609639384"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9384" name="Picture 1" descr="A computer code with many text&#10;&#10;AI-generated content may be incorrect."/>
                    <pic:cNvPicPr/>
                  </pic:nvPicPr>
                  <pic:blipFill>
                    <a:blip r:embed="rId22"/>
                    <a:stretch>
                      <a:fillRect/>
                    </a:stretch>
                  </pic:blipFill>
                  <pic:spPr>
                    <a:xfrm>
                      <a:off x="0" y="0"/>
                      <a:ext cx="5182278" cy="3537768"/>
                    </a:xfrm>
                    <a:prstGeom prst="rect">
                      <a:avLst/>
                    </a:prstGeom>
                  </pic:spPr>
                </pic:pic>
              </a:graphicData>
            </a:graphic>
          </wp:inline>
        </w:drawing>
      </w:r>
    </w:p>
    <w:p w14:paraId="2AB9B2E8" w14:textId="2CECF9E1" w:rsidR="00E54017" w:rsidRPr="00E54017" w:rsidRDefault="00E54017" w:rsidP="00E54017">
      <w:pPr>
        <w:pStyle w:val="Caption"/>
        <w:jc w:val="center"/>
        <w:rPr>
          <w:rFonts w:eastAsiaTheme="minorEastAsia"/>
          <w:sz w:val="24"/>
          <w:szCs w:val="24"/>
          <w:lang w:val="en-US"/>
        </w:rPr>
      </w:pPr>
      <w:bookmarkStart w:id="41" w:name="_Toc223700744"/>
      <w:r w:rsidRPr="00E54017">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3.3.1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E54017">
        <w:rPr>
          <w:sz w:val="24"/>
          <w:szCs w:val="24"/>
        </w:rPr>
        <w:t xml:space="preserve"> </w:t>
      </w:r>
      <w:proofErr w:type="spellStart"/>
      <w:r w:rsidRPr="00E54017">
        <w:rPr>
          <w:sz w:val="24"/>
          <w:szCs w:val="24"/>
        </w:rPr>
        <w:t>CRTNet</w:t>
      </w:r>
      <w:proofErr w:type="spellEnd"/>
      <w:r w:rsidRPr="00E54017">
        <w:rPr>
          <w:sz w:val="24"/>
          <w:szCs w:val="24"/>
        </w:rPr>
        <w:t xml:space="preserve"> Positional Encoding with bounding box coordinates as an input</w:t>
      </w:r>
      <w:bookmarkEnd w:id="41"/>
    </w:p>
    <w:p w14:paraId="2DCC0664" w14:textId="172042E0" w:rsidR="00FD2118" w:rsidRDefault="005C24A5" w:rsidP="00360819">
      <w:pPr>
        <w:spacing w:line="360" w:lineRule="auto"/>
        <w:jc w:val="both"/>
        <w:rPr>
          <w:lang w:val="en-US"/>
        </w:rPr>
      </w:pPr>
      <w:r>
        <w:rPr>
          <w:rFonts w:eastAsiaTheme="minorEastAsia"/>
          <w:lang w:val="en-US"/>
        </w:rPr>
        <w:t xml:space="preserve">This is only appropriate for object recognition since the model is allowed to know the position of the target to predict its category. However, providing </w:t>
      </w:r>
      <w:r w:rsidR="00E144DA">
        <w:rPr>
          <w:rFonts w:eastAsiaTheme="minorEastAsia"/>
          <w:lang w:val="en-US"/>
        </w:rPr>
        <w:t>the target coordinates in a visual search task is inappropriate and requires some other solutions.</w:t>
      </w:r>
    </w:p>
    <w:p w14:paraId="509836BE" w14:textId="77777777" w:rsidR="00694EE7" w:rsidRDefault="00694EE7" w:rsidP="00FD2118">
      <w:pPr>
        <w:rPr>
          <w:lang w:val="en-US"/>
        </w:rPr>
      </w:pPr>
    </w:p>
    <w:p w14:paraId="6334815A" w14:textId="312BE958" w:rsidR="00FD2118" w:rsidRDefault="00FD2118" w:rsidP="00FD2118">
      <w:pPr>
        <w:pStyle w:val="Heading3"/>
      </w:pPr>
      <w:bookmarkStart w:id="42" w:name="_Toc223700720"/>
      <w:r>
        <w:t xml:space="preserve">Modified </w:t>
      </w:r>
      <w:proofErr w:type="spellStart"/>
      <w:r>
        <w:t>CRTNet</w:t>
      </w:r>
      <w:proofErr w:type="spellEnd"/>
      <w:r>
        <w:t xml:space="preserve"> with</w:t>
      </w:r>
      <w:r w:rsidR="006452DB">
        <w:t>out</w:t>
      </w:r>
      <w:r>
        <w:t xml:space="preserve"> positional encoding for the target image</w:t>
      </w:r>
      <w:bookmarkEnd w:id="42"/>
    </w:p>
    <w:p w14:paraId="41D4C999" w14:textId="1A0DB003" w:rsidR="00FD2118" w:rsidRDefault="000C5AF9" w:rsidP="000C5AF9">
      <w:pPr>
        <w:spacing w:line="360" w:lineRule="auto"/>
        <w:jc w:val="both"/>
        <w:rPr>
          <w:lang w:val="en-US"/>
        </w:rPr>
      </w:pPr>
      <w:r>
        <w:rPr>
          <w:lang w:val="en-US"/>
        </w:rPr>
        <w:t xml:space="preserve">One </w:t>
      </w:r>
      <w:r w:rsidR="000C22DD">
        <w:rPr>
          <w:lang w:val="en-US"/>
        </w:rPr>
        <w:t>naïve</w:t>
      </w:r>
      <w:r w:rsidR="005C7CE3">
        <w:rPr>
          <w:lang w:val="en-US"/>
        </w:rPr>
        <w:t xml:space="preserve"> </w:t>
      </w:r>
      <w:r>
        <w:rPr>
          <w:lang w:val="en-US"/>
        </w:rPr>
        <w:t>solution is to remove the value added to the target token, so we will not need to provide the bounding box coordinates.</w:t>
      </w:r>
    </w:p>
    <w:p w14:paraId="2AA92ADC" w14:textId="77777777" w:rsidR="000C5AF9" w:rsidRDefault="000C5AF9" w:rsidP="00FD2118">
      <w:pPr>
        <w:rPr>
          <w:lang w:val="en-US"/>
        </w:rPr>
      </w:pPr>
    </w:p>
    <w:p w14:paraId="5515A4B6" w14:textId="504F9389" w:rsidR="006452DB" w:rsidRDefault="000C5AF9" w:rsidP="00FD2118">
      <w:pPr>
        <w:rPr>
          <w:lang w:val="en-US"/>
        </w:rPr>
      </w:pPr>
      <w:r w:rsidRPr="000C5AF9">
        <w:rPr>
          <w:noProof/>
          <w:lang w:val="en-US"/>
        </w:rPr>
        <w:drawing>
          <wp:inline distT="0" distB="0" distL="0" distR="0" wp14:anchorId="17DBD9B2" wp14:editId="334BBDDF">
            <wp:extent cx="5323114" cy="2194368"/>
            <wp:effectExtent l="0" t="0" r="0" b="3175"/>
            <wp:docPr id="12734538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3879" name="Picture 1" descr="A screenshot of a computer program&#10;&#10;AI-generated content may be incorrect."/>
                    <pic:cNvPicPr/>
                  </pic:nvPicPr>
                  <pic:blipFill>
                    <a:blip r:embed="rId23"/>
                    <a:stretch>
                      <a:fillRect/>
                    </a:stretch>
                  </pic:blipFill>
                  <pic:spPr>
                    <a:xfrm>
                      <a:off x="0" y="0"/>
                      <a:ext cx="5330172" cy="2197278"/>
                    </a:xfrm>
                    <a:prstGeom prst="rect">
                      <a:avLst/>
                    </a:prstGeom>
                  </pic:spPr>
                </pic:pic>
              </a:graphicData>
            </a:graphic>
          </wp:inline>
        </w:drawing>
      </w:r>
    </w:p>
    <w:p w14:paraId="0A85335B" w14:textId="3AEA34BB" w:rsidR="000C5AF9" w:rsidRPr="00BC7B67" w:rsidRDefault="00BC7B67" w:rsidP="00BC7B67">
      <w:pPr>
        <w:pStyle w:val="Caption"/>
        <w:jc w:val="center"/>
        <w:rPr>
          <w:sz w:val="24"/>
          <w:szCs w:val="24"/>
          <w:lang w:val="en-US"/>
        </w:rPr>
      </w:pPr>
      <w:bookmarkStart w:id="43" w:name="_Toc223700745"/>
      <w:r w:rsidRPr="00BC7B67">
        <w:rPr>
          <w:sz w:val="24"/>
          <w:szCs w:val="24"/>
        </w:rPr>
        <w:lastRenderedPageBreak/>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3.3.2</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BC7B67">
        <w:rPr>
          <w:sz w:val="24"/>
          <w:szCs w:val="24"/>
        </w:rPr>
        <w:t xml:space="preserve"> </w:t>
      </w:r>
      <w:proofErr w:type="spellStart"/>
      <w:r w:rsidRPr="00BC7B67">
        <w:rPr>
          <w:sz w:val="24"/>
          <w:szCs w:val="24"/>
        </w:rPr>
        <w:t>CRTNet</w:t>
      </w:r>
      <w:proofErr w:type="spellEnd"/>
      <w:r w:rsidRPr="00BC7B67">
        <w:rPr>
          <w:sz w:val="24"/>
          <w:szCs w:val="24"/>
        </w:rPr>
        <w:t xml:space="preserve"> Positional Encoding for Context only</w:t>
      </w:r>
      <w:bookmarkEnd w:id="43"/>
    </w:p>
    <w:p w14:paraId="0575C2A2" w14:textId="4C5123B8" w:rsidR="000C5AF9" w:rsidRDefault="00154799" w:rsidP="00FD2118">
      <w:pPr>
        <w:rPr>
          <w:lang w:val="en-US"/>
        </w:rPr>
      </w:pPr>
      <w:r>
        <w:rPr>
          <w:lang w:val="en-US"/>
        </w:rPr>
        <w:t>Therefore, the PE layer will only apply encoding to the context tokens.</w:t>
      </w:r>
    </w:p>
    <w:p w14:paraId="75F90045" w14:textId="77777777" w:rsidR="00192E5C" w:rsidRDefault="00192E5C" w:rsidP="00FD2118">
      <w:pPr>
        <w:rPr>
          <w:lang w:val="en-US"/>
        </w:rPr>
      </w:pPr>
    </w:p>
    <w:p w14:paraId="5F21C10E" w14:textId="023F9527" w:rsidR="00663A51" w:rsidRDefault="00FD2118" w:rsidP="00663A51">
      <w:pPr>
        <w:pStyle w:val="Heading3"/>
        <w:rPr>
          <w:lang w:val="vi-VN"/>
        </w:rPr>
      </w:pPr>
      <w:bookmarkStart w:id="44" w:name="_Toc223700721"/>
      <w:r>
        <w:t xml:space="preserve">Modified </w:t>
      </w:r>
      <w:proofErr w:type="spellStart"/>
      <w:r>
        <w:t>CRTNet</w:t>
      </w:r>
      <w:proofErr w:type="spellEnd"/>
      <w:r>
        <w:t xml:space="preserve"> with</w:t>
      </w:r>
      <w:r w:rsidR="00C73D2D">
        <w:t xml:space="preserve"> positional encoding for </w:t>
      </w:r>
      <w:r w:rsidR="005A6019">
        <w:t xml:space="preserve">the </w:t>
      </w:r>
      <w:r w:rsidR="00C73D2D">
        <w:t xml:space="preserve">target image using </w:t>
      </w:r>
      <w:r w:rsidR="00A93117">
        <w:t xml:space="preserve">the </w:t>
      </w:r>
      <w:r w:rsidR="00C73D2D">
        <w:t>cross-attention mechanism</w:t>
      </w:r>
      <w:bookmarkEnd w:id="44"/>
    </w:p>
    <w:p w14:paraId="70D7141B" w14:textId="2A1A630F" w:rsidR="009D748A" w:rsidRPr="009D748A" w:rsidRDefault="001B36A9" w:rsidP="001B36A9">
      <w:pPr>
        <w:spacing w:line="360" w:lineRule="auto"/>
        <w:jc w:val="both"/>
        <w:rPr>
          <w:lang w:val="en-US"/>
        </w:rPr>
      </w:pPr>
      <w:r>
        <w:rPr>
          <w:lang w:val="vi-VN"/>
        </w:rPr>
        <w:t>By effectively removing the bounding box coordinates</w:t>
      </w:r>
      <w:r w:rsidR="00381B29">
        <w:rPr>
          <w:lang w:val="en-US"/>
        </w:rPr>
        <w:t xml:space="preserve"> as</w:t>
      </w:r>
      <w:r>
        <w:rPr>
          <w:lang w:val="vi-VN"/>
        </w:rPr>
        <w:t xml:space="preserve"> input into the CRTNet, the model tends to lose the </w:t>
      </w:r>
      <w:r w:rsidR="006A7CC9">
        <w:rPr>
          <w:lang w:val="vi-VN"/>
        </w:rPr>
        <w:t>“</w:t>
      </w:r>
      <w:r>
        <w:rPr>
          <w:lang w:val="vi-VN"/>
        </w:rPr>
        <w:t>sense</w:t>
      </w:r>
      <w:r w:rsidR="006A7CC9">
        <w:rPr>
          <w:lang w:val="vi-VN"/>
        </w:rPr>
        <w:t>”</w:t>
      </w:r>
      <w:r>
        <w:rPr>
          <w:lang w:val="vi-VN"/>
        </w:rPr>
        <w:t xml:space="preserve"> of the target coordinates in the context scene. </w:t>
      </w:r>
      <w:r w:rsidR="006A7CC9">
        <w:rPr>
          <w:lang w:val="vi-VN"/>
        </w:rPr>
        <w:t>To reintroduce the target coordinates without requiring additional inputs, the model</w:t>
      </w:r>
      <w:r w:rsidR="001E771B">
        <w:rPr>
          <w:lang w:val="en-US"/>
        </w:rPr>
        <w:t xml:space="preserve">’s </w:t>
      </w:r>
      <w:r w:rsidR="006A7CC9">
        <w:rPr>
          <w:lang w:val="vi-VN"/>
        </w:rPr>
        <w:t xml:space="preserve">architecture is adjusted by </w:t>
      </w:r>
      <w:r w:rsidR="006A7CC9">
        <w:rPr>
          <w:lang w:val="en-US"/>
        </w:rPr>
        <w:t>adding a</w:t>
      </w:r>
      <w:r w:rsidR="006A7CC9">
        <w:rPr>
          <w:lang w:val="vi-VN"/>
        </w:rPr>
        <w:t xml:space="preserve"> lightweight attention layer, with the target</w:t>
      </w:r>
      <w:r w:rsidR="006A7CC9">
        <w:rPr>
          <w:lang w:val="en-US"/>
        </w:rPr>
        <w:t xml:space="preserve"> tokens as</w:t>
      </w:r>
      <w:r w:rsidR="006A7CC9">
        <w:rPr>
          <w:lang w:val="vi-VN"/>
        </w:rPr>
        <w:t xml:space="preserve"> the Query inpu</w:t>
      </w:r>
      <w:r w:rsidR="006A7CC9">
        <w:rPr>
          <w:lang w:val="en-US"/>
        </w:rPr>
        <w:t>t</w:t>
      </w:r>
      <w:r w:rsidR="006A7CC9">
        <w:rPr>
          <w:lang w:val="vi-VN"/>
        </w:rPr>
        <w:t xml:space="preserve">, </w:t>
      </w:r>
      <w:r w:rsidR="006A7CC9">
        <w:rPr>
          <w:lang w:val="en-US"/>
        </w:rPr>
        <w:t xml:space="preserve">and </w:t>
      </w:r>
      <w:r w:rsidR="006A7CC9">
        <w:rPr>
          <w:lang w:val="vi-VN"/>
        </w:rPr>
        <w:t>positional encoding</w:t>
      </w:r>
      <w:r w:rsidR="006A7CC9">
        <w:rPr>
          <w:lang w:val="en-US"/>
        </w:rPr>
        <w:t xml:space="preserve"> as Key and Value inputs</w:t>
      </w:r>
      <w:r w:rsidR="0052686E">
        <w:rPr>
          <w:lang w:val="en-US"/>
        </w:rPr>
        <w:t xml:space="preserve"> to learn to make sense of the surrounding context </w:t>
      </w:r>
      <w:r w:rsidR="00EB03F9">
        <w:rPr>
          <w:lang w:val="en-US"/>
        </w:rPr>
        <w:t>and</w:t>
      </w:r>
      <w:r w:rsidR="0052686E">
        <w:rPr>
          <w:lang w:val="en-US"/>
        </w:rPr>
        <w:t xml:space="preserve"> apply appropriate positional encoding</w:t>
      </w:r>
      <w:r w:rsidR="00674F27">
        <w:rPr>
          <w:lang w:val="en-US"/>
        </w:rPr>
        <w:t>s</w:t>
      </w:r>
      <w:r w:rsidR="006A7CC9">
        <w:rPr>
          <w:lang w:val="vi-VN"/>
        </w:rPr>
        <w:t>.</w:t>
      </w:r>
    </w:p>
    <w:p w14:paraId="040F1494" w14:textId="6916D96E" w:rsidR="00FD2118" w:rsidRDefault="009626F8" w:rsidP="009D748A">
      <w:pPr>
        <w:spacing w:line="360" w:lineRule="auto"/>
        <w:jc w:val="center"/>
        <w:rPr>
          <w:lang w:val="en-US"/>
        </w:rPr>
      </w:pPr>
      <w:r w:rsidRPr="009626F8">
        <w:rPr>
          <w:noProof/>
          <w:lang w:val="en-US"/>
        </w:rPr>
        <w:drawing>
          <wp:inline distT="0" distB="0" distL="0" distR="0" wp14:anchorId="2CA03D29" wp14:editId="04D1753B">
            <wp:extent cx="4888265" cy="5345723"/>
            <wp:effectExtent l="0" t="0" r="1270" b="1270"/>
            <wp:docPr id="1407451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157" name="Picture 1" descr="A screenshot of a computer program&#10;&#10;AI-generated content may be incorrect."/>
                    <pic:cNvPicPr/>
                  </pic:nvPicPr>
                  <pic:blipFill>
                    <a:blip r:embed="rId24"/>
                    <a:stretch>
                      <a:fillRect/>
                    </a:stretch>
                  </pic:blipFill>
                  <pic:spPr>
                    <a:xfrm>
                      <a:off x="0" y="0"/>
                      <a:ext cx="4907088" cy="5366307"/>
                    </a:xfrm>
                    <a:prstGeom prst="rect">
                      <a:avLst/>
                    </a:prstGeom>
                  </pic:spPr>
                </pic:pic>
              </a:graphicData>
            </a:graphic>
          </wp:inline>
        </w:drawing>
      </w:r>
    </w:p>
    <w:p w14:paraId="208B6C75" w14:textId="708B174A" w:rsidR="004F4D92" w:rsidRPr="009D748A" w:rsidRDefault="00F65494" w:rsidP="009D748A">
      <w:pPr>
        <w:pStyle w:val="Caption"/>
        <w:spacing w:line="360" w:lineRule="auto"/>
        <w:jc w:val="center"/>
        <w:rPr>
          <w:sz w:val="24"/>
          <w:szCs w:val="24"/>
          <w:lang w:val="en-US"/>
        </w:rPr>
      </w:pPr>
      <w:bookmarkStart w:id="45" w:name="_Toc223700746"/>
      <w:r w:rsidRPr="00F65494">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3.3.3</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F65494">
        <w:rPr>
          <w:sz w:val="24"/>
          <w:szCs w:val="24"/>
        </w:rPr>
        <w:t xml:space="preserve"> </w:t>
      </w:r>
      <w:proofErr w:type="spellStart"/>
      <w:r w:rsidRPr="00F65494">
        <w:rPr>
          <w:sz w:val="24"/>
          <w:szCs w:val="24"/>
        </w:rPr>
        <w:t>CRTNet</w:t>
      </w:r>
      <w:proofErr w:type="spellEnd"/>
      <w:r w:rsidRPr="00F65494">
        <w:rPr>
          <w:sz w:val="24"/>
          <w:szCs w:val="24"/>
        </w:rPr>
        <w:t xml:space="preserve"> Positional Encoding Layer with Cross-Attention Mechanism</w:t>
      </w:r>
      <w:bookmarkEnd w:id="45"/>
    </w:p>
    <w:p w14:paraId="0DCF0CFD" w14:textId="3F42742D" w:rsidR="00595647" w:rsidRDefault="0038610F" w:rsidP="00B30691">
      <w:pPr>
        <w:pStyle w:val="Heading2"/>
      </w:pPr>
      <w:bookmarkStart w:id="46" w:name="_Toc223700722"/>
      <w:r>
        <w:lastRenderedPageBreak/>
        <w:t>Target-Context Transformer</w:t>
      </w:r>
      <w:r w:rsidR="000A2466">
        <w:t xml:space="preserve"> (TCT)</w:t>
      </w:r>
      <w:bookmarkEnd w:id="46"/>
    </w:p>
    <w:p w14:paraId="1D0FCD10" w14:textId="77777777" w:rsidR="00741F0D" w:rsidRDefault="00D26658" w:rsidP="00FF2731">
      <w:pPr>
        <w:spacing w:line="360" w:lineRule="auto"/>
        <w:jc w:val="both"/>
        <w:rPr>
          <w:lang w:val="en-US"/>
        </w:rPr>
      </w:pPr>
      <w:r>
        <w:rPr>
          <w:lang w:val="en-US"/>
        </w:rPr>
        <w:t xml:space="preserve">By leveraging knowledge from the CRT model and focal attention from the </w:t>
      </w:r>
      <w:proofErr w:type="spellStart"/>
      <w:r>
        <w:rPr>
          <w:lang w:val="en-US"/>
        </w:rPr>
        <w:t>ViT</w:t>
      </w:r>
      <w:proofErr w:type="spellEnd"/>
      <w:r>
        <w:rPr>
          <w:lang w:val="en-US"/>
        </w:rPr>
        <w:t xml:space="preserve"> model</w:t>
      </w:r>
      <w:r w:rsidR="00FF2731">
        <w:rPr>
          <w:lang w:val="en-US"/>
        </w:rPr>
        <w:t>, we architect a structure that allows global attention from the CRT model to participate in the visual search process</w:t>
      </w:r>
      <w:r w:rsidR="00AF76FD">
        <w:rPr>
          <w:lang w:val="en-US"/>
        </w:rPr>
        <w:t>.</w:t>
      </w:r>
      <w:r w:rsidR="00EB6ED8">
        <w:rPr>
          <w:lang w:val="en-US"/>
        </w:rPr>
        <w:t xml:space="preserve"> The global</w:t>
      </w:r>
      <w:r w:rsidR="003428A1">
        <w:rPr>
          <w:lang w:val="en-US"/>
        </w:rPr>
        <w:t xml:space="preserve"> modulation </w:t>
      </w:r>
      <w:r w:rsidR="00304182">
        <w:rPr>
          <w:lang w:val="en-US"/>
        </w:rPr>
        <w:t xml:space="preserve">in the TCT model </w:t>
      </w:r>
      <w:r w:rsidR="003428A1">
        <w:rPr>
          <w:lang w:val="en-US"/>
        </w:rPr>
        <w:t xml:space="preserve">is </w:t>
      </w:r>
      <w:r w:rsidR="00304182">
        <w:rPr>
          <w:lang w:val="en-US"/>
        </w:rPr>
        <w:t xml:space="preserve">an element-wise </w:t>
      </w:r>
      <w:r w:rsidR="00D06E17">
        <w:rPr>
          <w:kern w:val="0"/>
          <w:lang w:val="en-US"/>
          <w14:ligatures w14:val="none"/>
        </w:rPr>
        <w:t xml:space="preserve">product of the CRT attention and the </w:t>
      </w:r>
      <w:proofErr w:type="spellStart"/>
      <w:r w:rsidR="00D06E17">
        <w:rPr>
          <w:kern w:val="0"/>
          <w:lang w:val="en-US"/>
          <w14:ligatures w14:val="none"/>
        </w:rPr>
        <w:t>ViT</w:t>
      </w:r>
      <w:proofErr w:type="spellEnd"/>
      <w:r w:rsidR="00D06E17">
        <w:rPr>
          <w:kern w:val="0"/>
          <w:lang w:val="en-US"/>
          <w14:ligatures w14:val="none"/>
        </w:rPr>
        <w:t xml:space="preserve"> Encoder block's output tensor (this operation is applied only once</w:t>
      </w:r>
      <w:r w:rsidR="00D06E17">
        <w:rPr>
          <w:lang w:val="en-US"/>
        </w:rPr>
        <w:t xml:space="preserve"> on a specified encoder block)</w:t>
      </w:r>
      <w:r w:rsidR="004D7D1A">
        <w:rPr>
          <w:lang w:val="en-US"/>
        </w:rPr>
        <w:t>.</w:t>
      </w:r>
      <w:r w:rsidR="00D06E17">
        <w:rPr>
          <w:lang w:val="en-US"/>
        </w:rPr>
        <w:t xml:space="preserve"> </w:t>
      </w:r>
    </w:p>
    <w:p w14:paraId="200D2463" w14:textId="6D80103E" w:rsidR="00741F0D" w:rsidRDefault="00741F0D" w:rsidP="00741F0D">
      <w:pPr>
        <w:spacing w:line="360" w:lineRule="auto"/>
        <w:jc w:val="center"/>
        <w:rPr>
          <w:lang w:val="en-US"/>
        </w:rPr>
      </w:pPr>
      <w:r>
        <w:rPr>
          <w:noProof/>
          <w:lang w:val="en-US"/>
        </w:rPr>
        <w:drawing>
          <wp:inline distT="0" distB="0" distL="0" distR="0" wp14:anchorId="64FC0824" wp14:editId="77A13C82">
            <wp:extent cx="3283527" cy="5159828"/>
            <wp:effectExtent l="0" t="0" r="6350" b="0"/>
            <wp:docPr id="20635348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34896" name="Graphic 2063534896"/>
                    <pic:cNvPicPr/>
                  </pic:nvPicPr>
                  <pic:blipFill>
                    <a:blip r:embed="rId25">
                      <a:extLst>
                        <a:ext uri="{96DAC541-7B7A-43D3-8B79-37D633B846F1}">
                          <asvg:svgBlip xmlns:asvg="http://schemas.microsoft.com/office/drawing/2016/SVG/main" r:embed="rId26"/>
                        </a:ext>
                      </a:extLst>
                    </a:blip>
                    <a:stretch>
                      <a:fillRect/>
                    </a:stretch>
                  </pic:blipFill>
                  <pic:spPr>
                    <a:xfrm>
                      <a:off x="0" y="0"/>
                      <a:ext cx="3287243" cy="5165667"/>
                    </a:xfrm>
                    <a:prstGeom prst="rect">
                      <a:avLst/>
                    </a:prstGeom>
                  </pic:spPr>
                </pic:pic>
              </a:graphicData>
            </a:graphic>
          </wp:inline>
        </w:drawing>
      </w:r>
    </w:p>
    <w:p w14:paraId="047488AD" w14:textId="5E21CFB9" w:rsidR="00741F0D" w:rsidRPr="00741F0D" w:rsidRDefault="00741F0D" w:rsidP="00741F0D">
      <w:pPr>
        <w:pStyle w:val="Caption"/>
        <w:jc w:val="center"/>
        <w:rPr>
          <w:sz w:val="24"/>
          <w:szCs w:val="24"/>
          <w:lang w:val="en-US"/>
        </w:rPr>
      </w:pPr>
      <w:bookmarkStart w:id="47" w:name="_Toc223700747"/>
      <w:r w:rsidRPr="00741F0D">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3.3.3</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741F0D">
        <w:rPr>
          <w:sz w:val="24"/>
          <w:szCs w:val="24"/>
        </w:rPr>
        <w:t xml:space="preserve"> Global Modulation Operation</w:t>
      </w:r>
      <w:bookmarkEnd w:id="47"/>
    </w:p>
    <w:p w14:paraId="4805D670" w14:textId="77777777" w:rsidR="00741F0D" w:rsidRDefault="00741F0D" w:rsidP="00FF2731">
      <w:pPr>
        <w:spacing w:line="360" w:lineRule="auto"/>
        <w:jc w:val="both"/>
        <w:rPr>
          <w:lang w:val="en-US"/>
        </w:rPr>
      </w:pPr>
    </w:p>
    <w:p w14:paraId="1E62C855" w14:textId="023AAD0B" w:rsidR="00CD64FA" w:rsidRDefault="00EB6ED8" w:rsidP="00FF2731">
      <w:pPr>
        <w:spacing w:line="360" w:lineRule="auto"/>
        <w:jc w:val="both"/>
        <w:rPr>
          <w:lang w:val="en-US"/>
        </w:rPr>
      </w:pPr>
      <w:r>
        <w:rPr>
          <w:lang w:val="en-US"/>
        </w:rPr>
        <w:t>Th</w:t>
      </w:r>
      <w:r w:rsidR="00D06E17">
        <w:rPr>
          <w:lang w:val="en-US"/>
        </w:rPr>
        <w:t>e</w:t>
      </w:r>
      <w:r>
        <w:rPr>
          <w:lang w:val="en-US"/>
        </w:rPr>
        <w:t xml:space="preserve"> model</w:t>
      </w:r>
      <w:r w:rsidR="00D06E17">
        <w:rPr>
          <w:lang w:val="en-US"/>
        </w:rPr>
        <w:t xml:space="preserve"> implementation</w:t>
      </w:r>
      <w:r>
        <w:rPr>
          <w:lang w:val="en-US"/>
        </w:rPr>
        <w:t xml:space="preserve"> is an exposed structure rather than a class for flexibility in different hyperparameter tuning</w:t>
      </w:r>
      <w:r w:rsidR="00D06E17">
        <w:rPr>
          <w:lang w:val="en-US"/>
        </w:rPr>
        <w:t xml:space="preserve"> experiments</w:t>
      </w:r>
      <w:r>
        <w:rPr>
          <w:lang w:val="en-US"/>
        </w:rPr>
        <w:t>.</w:t>
      </w:r>
    </w:p>
    <w:p w14:paraId="1C7B9DAC" w14:textId="77777777" w:rsidR="00D26658" w:rsidRDefault="00D26658" w:rsidP="00CD64FA">
      <w:pPr>
        <w:rPr>
          <w:lang w:val="en-US"/>
        </w:rPr>
      </w:pPr>
    </w:p>
    <w:p w14:paraId="5B480A3F" w14:textId="77777777" w:rsidR="00F26153" w:rsidRPr="00CD64FA" w:rsidRDefault="00F26153" w:rsidP="00CD64FA">
      <w:pPr>
        <w:rPr>
          <w:lang w:val="en-US"/>
        </w:rPr>
      </w:pPr>
    </w:p>
    <w:p w14:paraId="27EFA663" w14:textId="6EA65E34" w:rsidR="00595647" w:rsidRDefault="00595647" w:rsidP="00595647">
      <w:pPr>
        <w:pStyle w:val="Heading1"/>
        <w:numPr>
          <w:ilvl w:val="0"/>
          <w:numId w:val="7"/>
        </w:numPr>
      </w:pPr>
      <w:bookmarkStart w:id="48" w:name="OLE_LINK2"/>
      <w:r>
        <w:rPr>
          <w:lang w:val="en-US"/>
        </w:rPr>
        <w:lastRenderedPageBreak/>
        <w:br/>
      </w:r>
      <w:r>
        <w:rPr>
          <w:lang w:val="en-US"/>
        </w:rPr>
        <w:br/>
      </w:r>
      <w:bookmarkStart w:id="49" w:name="_Ref220350598"/>
      <w:bookmarkStart w:id="50" w:name="_Ref220350615"/>
      <w:bookmarkStart w:id="51" w:name="_Toc223700723"/>
      <w:r>
        <w:rPr>
          <w:lang w:val="en-US"/>
        </w:rPr>
        <w:t>Experiments</w:t>
      </w:r>
      <w:bookmarkEnd w:id="48"/>
      <w:bookmarkEnd w:id="49"/>
      <w:bookmarkEnd w:id="50"/>
      <w:bookmarkEnd w:id="51"/>
    </w:p>
    <w:p w14:paraId="5D27DE81" w14:textId="77777777" w:rsidR="00E30512" w:rsidRDefault="00E30512" w:rsidP="00E30512">
      <w:pPr>
        <w:rPr>
          <w:lang w:val="vi-VN"/>
        </w:rPr>
      </w:pPr>
    </w:p>
    <w:p w14:paraId="714A55C9" w14:textId="77777777" w:rsidR="00E30512" w:rsidRPr="00E30512" w:rsidRDefault="00E30512" w:rsidP="00E30512">
      <w:pPr>
        <w:rPr>
          <w:lang w:val="vi-VN"/>
        </w:rPr>
      </w:pPr>
    </w:p>
    <w:p w14:paraId="305A1FB9" w14:textId="37DF9F08" w:rsidR="00595647" w:rsidRDefault="00E30512" w:rsidP="00E30512">
      <w:pPr>
        <w:spacing w:line="360" w:lineRule="auto"/>
        <w:jc w:val="both"/>
        <w:rPr>
          <w:lang w:val="vi-VN"/>
        </w:rPr>
      </w:pPr>
      <w:r>
        <w:rPr>
          <w:lang w:val="vi-VN"/>
        </w:rPr>
        <w:t xml:space="preserve">In </w:t>
      </w:r>
      <w:r>
        <w:rPr>
          <w:lang w:val="vi-VN"/>
        </w:rPr>
        <w:t>the experiments listed below</w:t>
      </w:r>
      <w:r>
        <w:rPr>
          <w:lang w:val="vi-VN"/>
        </w:rPr>
        <w:t>, we consider two CRT model architectures: one that takes a bounding box as input to guide the PE</w:t>
      </w:r>
      <w:r w:rsidR="004E321F">
        <w:rPr>
          <w:lang w:val="vi-VN"/>
        </w:rPr>
        <w:t>;</w:t>
      </w:r>
      <w:r>
        <w:rPr>
          <w:lang w:val="vi-VN"/>
        </w:rPr>
        <w:t xml:space="preserve"> and one that learn to guide the PE attention for the target token via the attention mechanism</w:t>
      </w:r>
      <w:r>
        <w:rPr>
          <w:lang w:val="vi-VN"/>
        </w:rPr>
        <w:t xml:space="preserve"> due to timing constraints and resource limitations</w:t>
      </w:r>
      <w:r>
        <w:rPr>
          <w:lang w:val="vi-VN"/>
        </w:rPr>
        <w:t>.</w:t>
      </w:r>
    </w:p>
    <w:p w14:paraId="0334AAB0" w14:textId="77777777" w:rsidR="00E30512" w:rsidRPr="00E30512" w:rsidRDefault="00E30512" w:rsidP="00595647">
      <w:pPr>
        <w:rPr>
          <w:lang w:val="vi-VN"/>
        </w:rPr>
      </w:pPr>
    </w:p>
    <w:p w14:paraId="56223BA0" w14:textId="1C46C29D" w:rsidR="00834720" w:rsidRDefault="004F4D92" w:rsidP="00B30691">
      <w:pPr>
        <w:pStyle w:val="Heading2"/>
      </w:pPr>
      <w:bookmarkStart w:id="52" w:name="_Hlk220285521"/>
      <w:bookmarkStart w:id="53" w:name="_Toc223700724"/>
      <w:r>
        <w:t xml:space="preserve">Data Augmentation for training </w:t>
      </w:r>
      <w:proofErr w:type="spellStart"/>
      <w:r>
        <w:t>CRTNet</w:t>
      </w:r>
      <w:bookmarkEnd w:id="53"/>
      <w:proofErr w:type="spellEnd"/>
    </w:p>
    <w:bookmarkEnd w:id="52"/>
    <w:p w14:paraId="5A006579" w14:textId="6B9F07C1" w:rsidR="006E2A8B" w:rsidRDefault="00514858" w:rsidP="00962ACC">
      <w:pPr>
        <w:spacing w:line="360" w:lineRule="auto"/>
        <w:jc w:val="both"/>
        <w:rPr>
          <w:lang w:val="en-US"/>
        </w:rPr>
      </w:pPr>
      <w:r>
        <w:rPr>
          <w:lang w:val="en-US"/>
        </w:rPr>
        <w:t xml:space="preserve">To improve </w:t>
      </w:r>
      <w:r w:rsidR="00983E7A">
        <w:rPr>
          <w:kern w:val="0"/>
          <w:lang w:val="en-US"/>
          <w14:ligatures w14:val="none"/>
        </w:rPr>
        <w:t xml:space="preserve">training of the </w:t>
      </w:r>
      <w:proofErr w:type="spellStart"/>
      <w:r w:rsidR="00983E7A">
        <w:rPr>
          <w:kern w:val="0"/>
          <w:lang w:val="en-US"/>
          <w14:ligatures w14:val="none"/>
        </w:rPr>
        <w:t>CRTNet</w:t>
      </w:r>
      <w:proofErr w:type="spellEnd"/>
      <w:r w:rsidR="00983E7A">
        <w:rPr>
          <w:kern w:val="0"/>
          <w:lang w:val="en-US"/>
          <w14:ligatures w14:val="none"/>
        </w:rPr>
        <w:t xml:space="preserve"> for the image recognition task and encourage the model to leverage the cross-attention mechanism within the transformer-based architecture, we introduce different augmentations to both the context and target input images from a subset of 18 image categories in</w:t>
      </w:r>
      <w:r w:rsidR="000E40C7">
        <w:rPr>
          <w:lang w:val="en-US"/>
        </w:rPr>
        <w:t xml:space="preserve"> the COCO dataset </w:t>
      </w:r>
      <w:r w:rsidR="00064730">
        <w:rPr>
          <w:lang w:val="en-US"/>
        </w:rPr>
        <w:fldChar w:fldCharType="begin"/>
      </w:r>
      <w:r w:rsidR="00064730">
        <w:rPr>
          <w:lang w:val="en-US"/>
        </w:rPr>
        <w:instrText xml:space="preserve"> ADDIN ZOTERO_ITEM CSL_CITATION {"citationID":"ubF2ps45","properties":{"unsorted":false,"formattedCitation":"(Lin et al., 2015)","plainCitation":"(Lin et al., 2015)","noteIndex":0},"citationItems":[{"id":218,"uris":["http://zotero.org/users/10056102/items/C794IVUM"],"itemData":{"id":218,"type":"article","abstract":"We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Model.","DOI":"10.48550/arXiv.1405.0312","language":"en","note":"arXiv:1405.0312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Lawrence"},{"family":"Dollár","given":"Piotr"}],"accessed":{"date-parts":[["2026",2,17]]},"issued":{"date-parts":[["2015",2,21]]}}}],"schema":"https://github.com/citation-style-language/schema/raw/master/csl-citation.json"} </w:instrText>
      </w:r>
      <w:r w:rsidR="00064730">
        <w:rPr>
          <w:lang w:val="en-US"/>
        </w:rPr>
        <w:fldChar w:fldCharType="separate"/>
      </w:r>
      <w:r w:rsidR="00064730">
        <w:rPr>
          <w:noProof/>
          <w:lang w:val="en-US"/>
        </w:rPr>
        <w:t>(Lin et al., 2015)</w:t>
      </w:r>
      <w:r w:rsidR="00064730">
        <w:rPr>
          <w:lang w:val="en-US"/>
        </w:rPr>
        <w:fldChar w:fldCharType="end"/>
      </w:r>
      <w:r w:rsidR="003660A2">
        <w:rPr>
          <w:lang w:val="en-US"/>
        </w:rPr>
        <w:t>.</w:t>
      </w:r>
      <w:r w:rsidR="00962ACC">
        <w:rPr>
          <w:lang w:val="en-US"/>
        </w:rPr>
        <w:t xml:space="preserve"> </w:t>
      </w:r>
      <w:r w:rsidR="00983E7A">
        <w:rPr>
          <w:lang w:val="en-US"/>
        </w:rPr>
        <w:t>The context, target image pairs will be randomly selected based on the following options for each element in a pair of inputs:</w:t>
      </w:r>
    </w:p>
    <w:p w14:paraId="03840FD5" w14:textId="62798423" w:rsidR="00983E7A" w:rsidRPr="00194663" w:rsidRDefault="00286E1C" w:rsidP="00194663">
      <w:pPr>
        <w:pStyle w:val="ListParagraph"/>
        <w:numPr>
          <w:ilvl w:val="0"/>
          <w:numId w:val="15"/>
        </w:numPr>
        <w:spacing w:line="360" w:lineRule="auto"/>
        <w:jc w:val="both"/>
        <w:rPr>
          <w:lang w:val="en-US"/>
        </w:rPr>
      </w:pPr>
      <w:r w:rsidRPr="00194663">
        <w:rPr>
          <w:lang w:val="en-US"/>
        </w:rPr>
        <w:t>Context options:</w:t>
      </w:r>
    </w:p>
    <w:p w14:paraId="71750166" w14:textId="48132CBE" w:rsidR="00286E1C" w:rsidRDefault="00286E1C" w:rsidP="00194663">
      <w:pPr>
        <w:pStyle w:val="ListParagraph"/>
        <w:numPr>
          <w:ilvl w:val="1"/>
          <w:numId w:val="15"/>
        </w:numPr>
        <w:spacing w:line="360" w:lineRule="auto"/>
        <w:jc w:val="both"/>
        <w:rPr>
          <w:lang w:val="en-US"/>
        </w:rPr>
      </w:pPr>
      <w:r>
        <w:rPr>
          <w:lang w:val="en-US"/>
        </w:rPr>
        <w:t>Original image with original target inside the context image.</w:t>
      </w:r>
      <w:r w:rsidR="00F37991">
        <w:rPr>
          <w:lang w:val="en-US"/>
        </w:rPr>
        <w:t xml:space="preserve"> (1)</w:t>
      </w:r>
    </w:p>
    <w:p w14:paraId="781BACFD" w14:textId="2E9894FD" w:rsidR="00286E1C" w:rsidRDefault="00286E1C" w:rsidP="00194663">
      <w:pPr>
        <w:pStyle w:val="ListParagraph"/>
        <w:numPr>
          <w:ilvl w:val="1"/>
          <w:numId w:val="15"/>
        </w:numPr>
        <w:spacing w:line="360" w:lineRule="auto"/>
        <w:jc w:val="both"/>
        <w:rPr>
          <w:lang w:val="en-US"/>
        </w:rPr>
      </w:pPr>
      <w:r>
        <w:rPr>
          <w:lang w:val="en-US"/>
        </w:rPr>
        <w:t xml:space="preserve">Original image with a random target of </w:t>
      </w:r>
      <w:r w:rsidR="007C2938">
        <w:rPr>
          <w:lang w:val="en-US"/>
        </w:rPr>
        <w:t>the</w:t>
      </w:r>
      <w:r>
        <w:rPr>
          <w:lang w:val="en-US"/>
        </w:rPr>
        <w:t xml:space="preserve"> </w:t>
      </w:r>
      <w:r w:rsidR="007C2938">
        <w:rPr>
          <w:lang w:val="en-US"/>
        </w:rPr>
        <w:t>same</w:t>
      </w:r>
      <w:r>
        <w:rPr>
          <w:lang w:val="en-US"/>
        </w:rPr>
        <w:t xml:space="preserve"> category inside the target region.</w:t>
      </w:r>
      <w:r w:rsidR="00F37991">
        <w:rPr>
          <w:lang w:val="en-US"/>
        </w:rPr>
        <w:t xml:space="preserve"> (2)</w:t>
      </w:r>
    </w:p>
    <w:p w14:paraId="568F6C61" w14:textId="1A9A87EE" w:rsidR="00286E1C" w:rsidRDefault="00286E1C" w:rsidP="00194663">
      <w:pPr>
        <w:pStyle w:val="ListParagraph"/>
        <w:numPr>
          <w:ilvl w:val="1"/>
          <w:numId w:val="15"/>
        </w:numPr>
        <w:spacing w:line="360" w:lineRule="auto"/>
        <w:jc w:val="both"/>
        <w:rPr>
          <w:lang w:val="en-US"/>
        </w:rPr>
      </w:pPr>
      <w:r>
        <w:rPr>
          <w:lang w:val="en-US"/>
        </w:rPr>
        <w:t xml:space="preserve">Original image with a black </w:t>
      </w:r>
      <w:r w:rsidR="002D4FCA">
        <w:rPr>
          <w:lang w:val="en-US"/>
        </w:rPr>
        <w:t>image</w:t>
      </w:r>
      <w:r>
        <w:rPr>
          <w:lang w:val="en-US"/>
        </w:rPr>
        <w:t xml:space="preserve"> covering the target region.</w:t>
      </w:r>
      <w:r w:rsidR="00F37991">
        <w:rPr>
          <w:lang w:val="en-US"/>
        </w:rPr>
        <w:t xml:space="preserve"> (3)</w:t>
      </w:r>
    </w:p>
    <w:p w14:paraId="47E1F310" w14:textId="7F61107C" w:rsidR="00286E1C" w:rsidRPr="00194663" w:rsidRDefault="00286E1C" w:rsidP="00194663">
      <w:pPr>
        <w:pStyle w:val="ListParagraph"/>
        <w:numPr>
          <w:ilvl w:val="0"/>
          <w:numId w:val="15"/>
        </w:numPr>
        <w:spacing w:line="360" w:lineRule="auto"/>
        <w:jc w:val="both"/>
        <w:rPr>
          <w:lang w:val="en-US"/>
        </w:rPr>
      </w:pPr>
      <w:r w:rsidRPr="00194663">
        <w:rPr>
          <w:lang w:val="en-US"/>
        </w:rPr>
        <w:t>Target options:</w:t>
      </w:r>
    </w:p>
    <w:p w14:paraId="02165B56" w14:textId="73E41E25" w:rsidR="00286E1C" w:rsidRDefault="00286E1C" w:rsidP="00194663">
      <w:pPr>
        <w:pStyle w:val="ListParagraph"/>
        <w:numPr>
          <w:ilvl w:val="1"/>
          <w:numId w:val="15"/>
        </w:numPr>
        <w:spacing w:line="360" w:lineRule="auto"/>
        <w:jc w:val="both"/>
        <w:rPr>
          <w:lang w:val="en-US"/>
        </w:rPr>
      </w:pPr>
      <w:r>
        <w:rPr>
          <w:lang w:val="en-US"/>
        </w:rPr>
        <w:t>Original target image.</w:t>
      </w:r>
      <w:r w:rsidR="00F37991">
        <w:rPr>
          <w:lang w:val="en-US"/>
        </w:rPr>
        <w:t xml:space="preserve"> (A)</w:t>
      </w:r>
    </w:p>
    <w:p w14:paraId="79792F72" w14:textId="66BFE7F4" w:rsidR="00286E1C" w:rsidRDefault="00286E1C" w:rsidP="00194663">
      <w:pPr>
        <w:pStyle w:val="ListParagraph"/>
        <w:numPr>
          <w:ilvl w:val="1"/>
          <w:numId w:val="15"/>
        </w:numPr>
        <w:spacing w:line="360" w:lineRule="auto"/>
        <w:jc w:val="both"/>
        <w:rPr>
          <w:lang w:val="en-US"/>
        </w:rPr>
      </w:pPr>
      <w:r>
        <w:rPr>
          <w:lang w:val="en-US"/>
        </w:rPr>
        <w:t xml:space="preserve">Random </w:t>
      </w:r>
      <w:r w:rsidR="002E0401">
        <w:rPr>
          <w:lang w:val="en-US"/>
        </w:rPr>
        <w:t xml:space="preserve">target </w:t>
      </w:r>
      <w:r>
        <w:rPr>
          <w:lang w:val="en-US"/>
        </w:rPr>
        <w:t xml:space="preserve">image of </w:t>
      </w:r>
      <w:r w:rsidR="007C2938">
        <w:rPr>
          <w:lang w:val="en-US"/>
        </w:rPr>
        <w:t>the same</w:t>
      </w:r>
      <w:r w:rsidR="00886B30">
        <w:rPr>
          <w:lang w:val="en-US"/>
        </w:rPr>
        <w:t xml:space="preserve"> category</w:t>
      </w:r>
      <w:r>
        <w:rPr>
          <w:lang w:val="en-US"/>
        </w:rPr>
        <w:t xml:space="preserve"> </w:t>
      </w:r>
      <w:r w:rsidR="008106ED">
        <w:rPr>
          <w:lang w:val="en-US"/>
        </w:rPr>
        <w:t xml:space="preserve">as the </w:t>
      </w:r>
      <w:r>
        <w:rPr>
          <w:lang w:val="en-US"/>
        </w:rPr>
        <w:t>target image.</w:t>
      </w:r>
      <w:r w:rsidR="00F37991">
        <w:rPr>
          <w:lang w:val="en-US"/>
        </w:rPr>
        <w:t xml:space="preserve"> (B)</w:t>
      </w:r>
    </w:p>
    <w:p w14:paraId="052BD6FE" w14:textId="46180498" w:rsidR="00286E1C" w:rsidRDefault="00286E1C" w:rsidP="00194663">
      <w:pPr>
        <w:pStyle w:val="ListParagraph"/>
        <w:numPr>
          <w:ilvl w:val="1"/>
          <w:numId w:val="15"/>
        </w:numPr>
        <w:spacing w:line="360" w:lineRule="auto"/>
        <w:jc w:val="both"/>
        <w:rPr>
          <w:lang w:val="en-US"/>
        </w:rPr>
      </w:pPr>
      <w:r>
        <w:rPr>
          <w:lang w:val="en-US"/>
        </w:rPr>
        <w:t>Fully Black image.</w:t>
      </w:r>
      <w:r w:rsidR="00F37991">
        <w:rPr>
          <w:lang w:val="en-US"/>
        </w:rPr>
        <w:t xml:space="preserve"> (C)</w:t>
      </w:r>
    </w:p>
    <w:p w14:paraId="3938A733" w14:textId="645DAB7F" w:rsidR="008B4F1F" w:rsidRDefault="00432933" w:rsidP="008B4F1F">
      <w:pPr>
        <w:spacing w:line="360" w:lineRule="auto"/>
        <w:jc w:val="both"/>
        <w:rPr>
          <w:lang w:val="vi-VN"/>
        </w:rPr>
      </w:pPr>
      <w:r>
        <w:rPr>
          <w:lang w:val="en-US"/>
        </w:rPr>
        <w:t xml:space="preserve">Therefore, there </w:t>
      </w:r>
      <w:r w:rsidR="007B16BE">
        <w:rPr>
          <w:lang w:val="en-US"/>
        </w:rPr>
        <w:t>are</w:t>
      </w:r>
      <w:r>
        <w:rPr>
          <w:lang w:val="en-US"/>
        </w:rPr>
        <w:t xml:space="preserve"> </w:t>
      </w:r>
      <w:r w:rsidR="00DB7255">
        <w:rPr>
          <w:lang w:val="en-US"/>
        </w:rPr>
        <w:t xml:space="preserve">9 </w:t>
      </w:r>
      <w:r>
        <w:rPr>
          <w:lang w:val="en-US"/>
        </w:rPr>
        <w:t xml:space="preserve">combinations </w:t>
      </w:r>
      <w:r w:rsidR="00B944FA">
        <w:rPr>
          <w:lang w:val="en-US"/>
        </w:rPr>
        <w:t>to form</w:t>
      </w:r>
      <w:r>
        <w:rPr>
          <w:lang w:val="en-US"/>
        </w:rPr>
        <w:t xml:space="preserve"> input pair</w:t>
      </w:r>
      <w:r w:rsidR="00B944FA">
        <w:rPr>
          <w:lang w:val="en-US"/>
        </w:rPr>
        <w:t>s</w:t>
      </w:r>
      <w:r>
        <w:rPr>
          <w:lang w:val="en-US"/>
        </w:rPr>
        <w:t xml:space="preserve"> to train the model using Cross-Entropy Loss for </w:t>
      </w:r>
      <w:r w:rsidR="00066DB8">
        <w:rPr>
          <w:lang w:val="en-US"/>
        </w:rPr>
        <w:t xml:space="preserve">the </w:t>
      </w:r>
      <w:r>
        <w:rPr>
          <w:lang w:val="en-US"/>
        </w:rPr>
        <w:t>classification task.</w:t>
      </w:r>
    </w:p>
    <w:p w14:paraId="3D5B8CF2" w14:textId="77777777" w:rsidR="002A699A" w:rsidRPr="002A699A" w:rsidRDefault="002A699A" w:rsidP="008B4F1F">
      <w:pPr>
        <w:spacing w:line="360" w:lineRule="auto"/>
        <w:jc w:val="both"/>
        <w:rPr>
          <w:lang w:val="vi-VN"/>
        </w:rPr>
      </w:pPr>
    </w:p>
    <w:p w14:paraId="0723B1F7" w14:textId="6E12E618" w:rsidR="004F4D92" w:rsidRDefault="004F4D92" w:rsidP="004F4D92">
      <w:pPr>
        <w:pStyle w:val="Heading2"/>
      </w:pPr>
      <w:bookmarkStart w:id="54" w:name="_Toc223700725"/>
      <w:r>
        <w:t xml:space="preserve">Testing </w:t>
      </w:r>
      <w:proofErr w:type="spellStart"/>
      <w:r>
        <w:t>CRTNet</w:t>
      </w:r>
      <w:proofErr w:type="spellEnd"/>
      <w:r w:rsidR="00D86751">
        <w:t xml:space="preserve"> recognition performance</w:t>
      </w:r>
      <w:r>
        <w:t xml:space="preserve"> </w:t>
      </w:r>
      <w:r w:rsidR="00D627ED">
        <w:t>on No Context, No Target</w:t>
      </w:r>
      <w:bookmarkEnd w:id="54"/>
    </w:p>
    <w:p w14:paraId="5483B498" w14:textId="5B6E2462" w:rsidR="00072EF4" w:rsidRPr="00E30512" w:rsidRDefault="007C2938" w:rsidP="008B4F1F">
      <w:pPr>
        <w:spacing w:line="360" w:lineRule="auto"/>
        <w:jc w:val="both"/>
        <w:rPr>
          <w:lang w:val="vi-VN"/>
        </w:rPr>
      </w:pPr>
      <w:r>
        <w:rPr>
          <w:lang w:val="en-US"/>
        </w:rPr>
        <w:lastRenderedPageBreak/>
        <w:t>The CRT model is tested on the test dataset using the (3)(C) (No Context, No Target) combination to assess the performance.</w:t>
      </w:r>
      <w:r w:rsidR="00E30512">
        <w:rPr>
          <w:lang w:val="vi-VN"/>
        </w:rPr>
        <w:t xml:space="preserve"> </w:t>
      </w:r>
    </w:p>
    <w:p w14:paraId="66BFBA5F" w14:textId="77777777" w:rsidR="002A699A" w:rsidRPr="002A699A" w:rsidRDefault="002A699A" w:rsidP="008B4F1F">
      <w:pPr>
        <w:spacing w:line="360" w:lineRule="auto"/>
        <w:jc w:val="both"/>
        <w:rPr>
          <w:lang w:val="vi-VN"/>
        </w:rPr>
      </w:pPr>
    </w:p>
    <w:p w14:paraId="6DC3C4C4" w14:textId="77777777" w:rsidR="008E2B12" w:rsidRDefault="008E2B12" w:rsidP="008E2B12">
      <w:pPr>
        <w:pStyle w:val="Heading3"/>
      </w:pPr>
      <w:bookmarkStart w:id="55" w:name="_Toc223700726"/>
      <w:r>
        <w:t xml:space="preserve">Modified </w:t>
      </w:r>
      <w:proofErr w:type="spellStart"/>
      <w:r>
        <w:t>CRTNet</w:t>
      </w:r>
      <w:proofErr w:type="spellEnd"/>
      <w:r>
        <w:t xml:space="preserve"> with bounding box coordination as an input for positional encoding selection for the target</w:t>
      </w:r>
      <w:bookmarkEnd w:id="55"/>
    </w:p>
    <w:p w14:paraId="0A6075F6" w14:textId="2F7C0BBA" w:rsidR="008E2B12" w:rsidRDefault="008E2B12" w:rsidP="008E2B12">
      <w:pPr>
        <w:spacing w:line="360" w:lineRule="auto"/>
        <w:jc w:val="both"/>
        <w:rPr>
          <w:lang w:val="vi-VN"/>
        </w:rPr>
      </w:pPr>
      <w:r>
        <w:rPr>
          <w:lang w:val="vi-VN"/>
        </w:rPr>
        <w:t>The model’s attention output behaves differently in training phases. The testing phase in the early training stage reveals that the attention mechanism from the last decoder layers contributes to the recognition task, and attention produced by previous layers tends to be distributed uniformly. In the later training epochs, the performance of the model in the testing phase keeps increasing, and the attention map in all the layers is approaching a uniform distribution, which could imply that preserving the original context tends to improve the recognition performance when training with the lack of target information (target image is blacked out), the recognition prediction is entirely based on the context information. However, the CRTNet task in this paper is to act as an advisor</w:t>
      </w:r>
      <w:r w:rsidR="00F16D9C">
        <w:rPr>
          <w:lang w:val="en-US"/>
        </w:rPr>
        <w:t xml:space="preserve"> (global/context guidance)</w:t>
      </w:r>
      <w:r>
        <w:rPr>
          <w:lang w:val="vi-VN"/>
        </w:rPr>
        <w:t xml:space="preserve"> for the ViT model, so we will use an early checkpoint from the early epochs to transfer learning to the TCT model. The combination of a later epoch of the CRTNet with the ViT, however, can hinder the TCT model’s visual search performance.</w:t>
      </w:r>
    </w:p>
    <w:p w14:paraId="440EA225" w14:textId="77777777" w:rsidR="00EB539E" w:rsidRDefault="00EB539E" w:rsidP="008E2B12">
      <w:pPr>
        <w:spacing w:line="360" w:lineRule="auto"/>
        <w:jc w:val="both"/>
        <w:rPr>
          <w:lang w:val="vi-VN"/>
        </w:rPr>
      </w:pPr>
    </w:p>
    <w:tbl>
      <w:tblPr>
        <w:tblStyle w:val="TableGrid"/>
        <w:tblW w:w="0" w:type="auto"/>
        <w:jc w:val="center"/>
        <w:tblLook w:val="04A0" w:firstRow="1" w:lastRow="0" w:firstColumn="1" w:lastColumn="0" w:noHBand="0" w:noVBand="1"/>
      </w:tblPr>
      <w:tblGrid>
        <w:gridCol w:w="2301"/>
        <w:gridCol w:w="2301"/>
      </w:tblGrid>
      <w:tr w:rsidR="001019D4" w14:paraId="5507D4C6" w14:textId="77777777" w:rsidTr="00DB7790">
        <w:trPr>
          <w:trHeight w:val="353"/>
          <w:jc w:val="center"/>
        </w:trPr>
        <w:tc>
          <w:tcPr>
            <w:tcW w:w="2301" w:type="dxa"/>
            <w:tcBorders>
              <w:top w:val="double" w:sz="4" w:space="0" w:color="auto"/>
              <w:left w:val="nil"/>
              <w:bottom w:val="double" w:sz="4" w:space="0" w:color="auto"/>
              <w:right w:val="nil"/>
            </w:tcBorders>
          </w:tcPr>
          <w:p w14:paraId="28C41CD7" w14:textId="4ACE8E74" w:rsidR="001019D4" w:rsidRPr="001019D4" w:rsidRDefault="001019D4" w:rsidP="001019D4">
            <w:pPr>
              <w:spacing w:line="360" w:lineRule="auto"/>
              <w:jc w:val="center"/>
              <w:rPr>
                <w:b/>
                <w:bCs/>
                <w:lang w:val="vi-VN"/>
              </w:rPr>
            </w:pPr>
            <w:r w:rsidRPr="001019D4">
              <w:rPr>
                <w:b/>
                <w:bCs/>
                <w:lang w:val="vi-VN"/>
              </w:rPr>
              <w:t>Epoch</w:t>
            </w:r>
          </w:p>
        </w:tc>
        <w:tc>
          <w:tcPr>
            <w:tcW w:w="2301" w:type="dxa"/>
            <w:tcBorders>
              <w:top w:val="double" w:sz="4" w:space="0" w:color="auto"/>
              <w:left w:val="nil"/>
              <w:bottom w:val="double" w:sz="4" w:space="0" w:color="auto"/>
              <w:right w:val="nil"/>
            </w:tcBorders>
          </w:tcPr>
          <w:p w14:paraId="06931E8E" w14:textId="1E0B9972" w:rsidR="001019D4" w:rsidRPr="001019D4" w:rsidRDefault="00DE1933" w:rsidP="001019D4">
            <w:pPr>
              <w:spacing w:line="360" w:lineRule="auto"/>
              <w:jc w:val="center"/>
              <w:rPr>
                <w:b/>
                <w:bCs/>
                <w:lang w:val="vi-VN"/>
              </w:rPr>
            </w:pPr>
            <w:r>
              <w:rPr>
                <w:b/>
                <w:bCs/>
                <w:lang w:val="vi-VN"/>
              </w:rPr>
              <w:t xml:space="preserve">Test </w:t>
            </w:r>
            <w:r w:rsidR="001019D4" w:rsidRPr="001019D4">
              <w:rPr>
                <w:b/>
                <w:bCs/>
                <w:lang w:val="vi-VN"/>
              </w:rPr>
              <w:t>Accuracy</w:t>
            </w:r>
          </w:p>
        </w:tc>
      </w:tr>
      <w:tr w:rsidR="0068395A" w14:paraId="4A75BFA9" w14:textId="77777777" w:rsidTr="001019D4">
        <w:trPr>
          <w:trHeight w:val="353"/>
          <w:jc w:val="center"/>
        </w:trPr>
        <w:tc>
          <w:tcPr>
            <w:tcW w:w="2301" w:type="dxa"/>
            <w:tcBorders>
              <w:top w:val="double" w:sz="4" w:space="0" w:color="auto"/>
              <w:left w:val="nil"/>
              <w:bottom w:val="single" w:sz="4" w:space="0" w:color="auto"/>
              <w:right w:val="nil"/>
            </w:tcBorders>
            <w:vAlign w:val="center"/>
          </w:tcPr>
          <w:p w14:paraId="287A89B2" w14:textId="6DD7EC7F" w:rsidR="0068395A" w:rsidRDefault="0068395A" w:rsidP="0068395A">
            <w:pPr>
              <w:spacing w:line="360" w:lineRule="auto"/>
              <w:jc w:val="center"/>
              <w:rPr>
                <w:lang w:val="vi-VN"/>
              </w:rPr>
            </w:pPr>
            <w:r>
              <w:rPr>
                <w:lang w:val="vi-VN"/>
              </w:rPr>
              <w:t>7</w:t>
            </w:r>
          </w:p>
        </w:tc>
        <w:tc>
          <w:tcPr>
            <w:tcW w:w="2301" w:type="dxa"/>
            <w:tcBorders>
              <w:top w:val="double" w:sz="4" w:space="0" w:color="auto"/>
              <w:left w:val="nil"/>
              <w:bottom w:val="single" w:sz="4" w:space="0" w:color="auto"/>
              <w:right w:val="nil"/>
            </w:tcBorders>
            <w:vAlign w:val="center"/>
          </w:tcPr>
          <w:p w14:paraId="00013C5F" w14:textId="434B55DA" w:rsidR="0068395A" w:rsidRDefault="0068395A" w:rsidP="0068395A">
            <w:pPr>
              <w:spacing w:line="360" w:lineRule="auto"/>
              <w:jc w:val="center"/>
              <w:rPr>
                <w:lang w:val="vi-VN"/>
              </w:rPr>
            </w:pPr>
            <w:r>
              <w:rPr>
                <w:lang w:val="vi-VN"/>
              </w:rPr>
              <w:t>70.38%</w:t>
            </w:r>
          </w:p>
        </w:tc>
      </w:tr>
      <w:tr w:rsidR="0068395A" w14:paraId="368DB18D" w14:textId="77777777" w:rsidTr="001019D4">
        <w:trPr>
          <w:trHeight w:val="353"/>
          <w:jc w:val="center"/>
        </w:trPr>
        <w:tc>
          <w:tcPr>
            <w:tcW w:w="2301" w:type="dxa"/>
            <w:tcBorders>
              <w:left w:val="nil"/>
              <w:bottom w:val="single" w:sz="4" w:space="0" w:color="auto"/>
              <w:right w:val="nil"/>
            </w:tcBorders>
            <w:vAlign w:val="center"/>
          </w:tcPr>
          <w:p w14:paraId="22468440" w14:textId="5D72297B" w:rsidR="0068395A" w:rsidRDefault="0068395A" w:rsidP="0068395A">
            <w:pPr>
              <w:spacing w:line="360" w:lineRule="auto"/>
              <w:jc w:val="center"/>
              <w:rPr>
                <w:lang w:val="vi-VN"/>
              </w:rPr>
            </w:pPr>
            <w:r>
              <w:rPr>
                <w:lang w:val="vi-VN"/>
              </w:rPr>
              <w:t>180</w:t>
            </w:r>
          </w:p>
        </w:tc>
        <w:tc>
          <w:tcPr>
            <w:tcW w:w="2301" w:type="dxa"/>
            <w:tcBorders>
              <w:left w:val="nil"/>
              <w:bottom w:val="single" w:sz="4" w:space="0" w:color="auto"/>
              <w:right w:val="nil"/>
            </w:tcBorders>
            <w:vAlign w:val="center"/>
          </w:tcPr>
          <w:p w14:paraId="064C4207" w14:textId="3DFD3A5C" w:rsidR="0068395A" w:rsidRDefault="0068395A" w:rsidP="0068395A">
            <w:pPr>
              <w:spacing w:line="360" w:lineRule="auto"/>
              <w:jc w:val="center"/>
              <w:rPr>
                <w:lang w:val="vi-VN"/>
              </w:rPr>
            </w:pPr>
            <w:r>
              <w:rPr>
                <w:lang w:val="vi-VN"/>
              </w:rPr>
              <w:t>83.24%</w:t>
            </w:r>
          </w:p>
        </w:tc>
      </w:tr>
    </w:tbl>
    <w:p w14:paraId="3B1EAD27" w14:textId="77777777" w:rsidR="00DE1933" w:rsidRDefault="00DE1933" w:rsidP="00DE1933">
      <w:pPr>
        <w:pStyle w:val="Caption"/>
        <w:rPr>
          <w:lang w:val="vi-VN"/>
        </w:rPr>
      </w:pPr>
    </w:p>
    <w:p w14:paraId="5ED2B1A0" w14:textId="1982A583" w:rsidR="001019D4" w:rsidRPr="00DE1933" w:rsidRDefault="00DE1933" w:rsidP="00DE1933">
      <w:pPr>
        <w:pStyle w:val="Caption"/>
        <w:jc w:val="center"/>
        <w:rPr>
          <w:sz w:val="24"/>
          <w:szCs w:val="24"/>
          <w:lang w:val="vi-VN"/>
        </w:rPr>
      </w:pPr>
      <w:r w:rsidRPr="00DE1933">
        <w:rPr>
          <w:sz w:val="24"/>
          <w:szCs w:val="24"/>
        </w:rPr>
        <w:t xml:space="preserve">Table </w:t>
      </w:r>
      <w:r w:rsidRPr="00DE1933">
        <w:rPr>
          <w:sz w:val="24"/>
          <w:szCs w:val="24"/>
        </w:rPr>
        <w:fldChar w:fldCharType="begin"/>
      </w:r>
      <w:r w:rsidRPr="00DE1933">
        <w:rPr>
          <w:sz w:val="24"/>
          <w:szCs w:val="24"/>
        </w:rPr>
        <w:instrText xml:space="preserve"> STYLEREF 3 \s </w:instrText>
      </w:r>
      <w:r w:rsidRPr="00DE1933">
        <w:rPr>
          <w:sz w:val="24"/>
          <w:szCs w:val="24"/>
        </w:rPr>
        <w:fldChar w:fldCharType="separate"/>
      </w:r>
      <w:r w:rsidRPr="00DE1933">
        <w:rPr>
          <w:noProof/>
          <w:sz w:val="24"/>
          <w:szCs w:val="24"/>
        </w:rPr>
        <w:t>4.2.1</w:t>
      </w:r>
      <w:r w:rsidRPr="00DE1933">
        <w:rPr>
          <w:sz w:val="24"/>
          <w:szCs w:val="24"/>
        </w:rPr>
        <w:fldChar w:fldCharType="end"/>
      </w:r>
      <w:r w:rsidRPr="00DE1933">
        <w:rPr>
          <w:sz w:val="24"/>
          <w:szCs w:val="24"/>
        </w:rPr>
        <w:t>.</w:t>
      </w:r>
      <w:r w:rsidRPr="00DE1933">
        <w:rPr>
          <w:sz w:val="24"/>
          <w:szCs w:val="24"/>
        </w:rPr>
        <w:fldChar w:fldCharType="begin"/>
      </w:r>
      <w:r w:rsidRPr="00DE1933">
        <w:rPr>
          <w:sz w:val="24"/>
          <w:szCs w:val="24"/>
        </w:rPr>
        <w:instrText xml:space="preserve"> SEQ Table \* ARABIC \s 3 </w:instrText>
      </w:r>
      <w:r w:rsidRPr="00DE1933">
        <w:rPr>
          <w:sz w:val="24"/>
          <w:szCs w:val="24"/>
        </w:rPr>
        <w:fldChar w:fldCharType="separate"/>
      </w:r>
      <w:r w:rsidRPr="00DE1933">
        <w:rPr>
          <w:noProof/>
          <w:sz w:val="24"/>
          <w:szCs w:val="24"/>
        </w:rPr>
        <w:t>1</w:t>
      </w:r>
      <w:r w:rsidRPr="00DE1933">
        <w:rPr>
          <w:sz w:val="24"/>
          <w:szCs w:val="24"/>
        </w:rPr>
        <w:fldChar w:fldCharType="end"/>
      </w:r>
      <w:r w:rsidRPr="00DE1933">
        <w:rPr>
          <w:sz w:val="24"/>
          <w:szCs w:val="24"/>
          <w:lang w:val="vi-VN"/>
        </w:rPr>
        <w:t xml:space="preserve"> Test performance of the CRT with bbox as an input in the early epoch and the later epoch</w:t>
      </w:r>
    </w:p>
    <w:p w14:paraId="306A325C" w14:textId="77777777" w:rsidR="00DE1933" w:rsidRDefault="00DE1933" w:rsidP="008E2B12">
      <w:pPr>
        <w:spacing w:line="360" w:lineRule="auto"/>
        <w:jc w:val="both"/>
        <w:rPr>
          <w:lang w:val="vi-VN"/>
        </w:rPr>
      </w:pPr>
    </w:p>
    <w:p w14:paraId="7F268814" w14:textId="427821AE" w:rsidR="001019D4" w:rsidRDefault="001019D4" w:rsidP="008E2B12">
      <w:pPr>
        <w:spacing w:line="360" w:lineRule="auto"/>
        <w:jc w:val="both"/>
        <w:rPr>
          <w:lang w:val="vi-VN"/>
        </w:rPr>
      </w:pPr>
      <w:r>
        <w:rPr>
          <w:lang w:val="vi-VN"/>
        </w:rPr>
        <w:t>[eleborate on the CRT no bbox also]</w:t>
      </w:r>
    </w:p>
    <w:p w14:paraId="4693A210" w14:textId="77777777" w:rsidR="00EB539E" w:rsidRDefault="00EB539E" w:rsidP="008E2B12">
      <w:pPr>
        <w:spacing w:line="360" w:lineRule="auto"/>
        <w:jc w:val="both"/>
        <w:rPr>
          <w:lang w:val="vi-VN"/>
        </w:rPr>
      </w:pPr>
    </w:p>
    <w:p w14:paraId="5FBB76B9" w14:textId="77777777" w:rsidR="008B4F1F" w:rsidRPr="002A699A" w:rsidRDefault="008B4F1F" w:rsidP="008B4F1F">
      <w:pPr>
        <w:spacing w:line="360" w:lineRule="auto"/>
        <w:jc w:val="both"/>
        <w:rPr>
          <w:lang w:val="vi-VN"/>
        </w:rPr>
      </w:pPr>
    </w:p>
    <w:p w14:paraId="6633045D" w14:textId="2AABFC4F" w:rsidR="00072EF4" w:rsidRDefault="00072EF4" w:rsidP="00072EF4">
      <w:pPr>
        <w:pStyle w:val="Heading2"/>
      </w:pPr>
      <w:bookmarkStart w:id="56" w:name="_Toc223700727"/>
      <w:r>
        <w:t>TCT model visual search performance on different benchmark datasets</w:t>
      </w:r>
      <w:bookmarkEnd w:id="56"/>
    </w:p>
    <w:p w14:paraId="47E30A5C" w14:textId="5234CF52" w:rsidR="009354AC" w:rsidRDefault="009354AC" w:rsidP="009354AC">
      <w:pPr>
        <w:pStyle w:val="Heading3"/>
      </w:pPr>
      <w:bookmarkStart w:id="57" w:name="_Toc223700728"/>
      <w:r>
        <w:t>COCO-Search18</w:t>
      </w:r>
      <w:bookmarkEnd w:id="57"/>
    </w:p>
    <w:p w14:paraId="1062748B" w14:textId="0C31FD42" w:rsidR="009354AC" w:rsidRDefault="005878FE" w:rsidP="00DF590D">
      <w:pPr>
        <w:jc w:val="center"/>
        <w:rPr>
          <w:lang w:val="en-US"/>
        </w:rPr>
      </w:pPr>
      <w:r>
        <w:rPr>
          <w:noProof/>
        </w:rPr>
        <w:lastRenderedPageBreak/>
        <w:drawing>
          <wp:inline distT="0" distB="0" distL="0" distR="0" wp14:anchorId="3656D081" wp14:editId="58CEAF90">
            <wp:extent cx="3634105" cy="2772410"/>
            <wp:effectExtent l="0" t="0" r="0" b="0"/>
            <wp:docPr id="174044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4105" cy="2772410"/>
                    </a:xfrm>
                    <a:prstGeom prst="rect">
                      <a:avLst/>
                    </a:prstGeom>
                    <a:noFill/>
                    <a:ln>
                      <a:noFill/>
                    </a:ln>
                  </pic:spPr>
                </pic:pic>
              </a:graphicData>
            </a:graphic>
          </wp:inline>
        </w:drawing>
      </w:r>
    </w:p>
    <w:p w14:paraId="3E194944" w14:textId="6B43FF9B" w:rsidR="00E035EC" w:rsidRPr="00231C9B" w:rsidRDefault="00231C9B" w:rsidP="00231C9B">
      <w:pPr>
        <w:pStyle w:val="Caption"/>
        <w:jc w:val="center"/>
        <w:rPr>
          <w:sz w:val="24"/>
          <w:szCs w:val="24"/>
          <w:lang w:val="en-US"/>
        </w:rPr>
      </w:pPr>
      <w:bookmarkStart w:id="58" w:name="_Toc223700748"/>
      <w:r w:rsidRPr="00231C9B">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4.3.1</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231C9B">
        <w:rPr>
          <w:sz w:val="24"/>
          <w:szCs w:val="24"/>
          <w:lang w:val="vi-VN"/>
        </w:rPr>
        <w:t xml:space="preserve"> TCT visual search performance on COCO-Search18 benchmark dataset</w:t>
      </w:r>
      <w:bookmarkEnd w:id="58"/>
    </w:p>
    <w:p w14:paraId="41319F60" w14:textId="77777777" w:rsidR="00E035EC" w:rsidRDefault="00E035EC" w:rsidP="009354AC">
      <w:pPr>
        <w:rPr>
          <w:lang w:val="vi-VN"/>
        </w:rPr>
      </w:pPr>
    </w:p>
    <w:p w14:paraId="459CDE10" w14:textId="77777777" w:rsidR="008C4060" w:rsidRDefault="008C4060" w:rsidP="009354AC">
      <w:pPr>
        <w:rPr>
          <w:lang w:val="vi-VN"/>
        </w:rPr>
      </w:pPr>
    </w:p>
    <w:p w14:paraId="4A7F2758" w14:textId="77777777" w:rsidR="008C4060" w:rsidRDefault="008C4060" w:rsidP="009354AC">
      <w:pPr>
        <w:rPr>
          <w:lang w:val="vi-VN"/>
        </w:rPr>
      </w:pPr>
    </w:p>
    <w:p w14:paraId="5FA850EC" w14:textId="77777777" w:rsidR="008C4060" w:rsidRDefault="008C4060" w:rsidP="009354AC">
      <w:pPr>
        <w:rPr>
          <w:lang w:val="vi-VN"/>
        </w:rPr>
      </w:pPr>
    </w:p>
    <w:p w14:paraId="323EAAB4" w14:textId="77777777" w:rsidR="008C4060" w:rsidRPr="008C4060" w:rsidRDefault="008C4060" w:rsidP="009354AC">
      <w:pPr>
        <w:rPr>
          <w:lang w:val="vi-VN"/>
        </w:rPr>
      </w:pPr>
    </w:p>
    <w:p w14:paraId="08E6A0CE" w14:textId="19932B87" w:rsidR="009354AC" w:rsidRDefault="009354AC" w:rsidP="009354AC">
      <w:pPr>
        <w:pStyle w:val="Heading3"/>
      </w:pPr>
      <w:bookmarkStart w:id="59" w:name="_Toc223700729"/>
      <w:r>
        <w:t>SCEGRAM</w:t>
      </w:r>
      <w:bookmarkEnd w:id="59"/>
    </w:p>
    <w:p w14:paraId="3306047B" w14:textId="37CFC994" w:rsidR="009354AC" w:rsidRDefault="008C4060" w:rsidP="008C4060">
      <w:pPr>
        <w:jc w:val="center"/>
        <w:rPr>
          <w:lang w:val="vi-VN"/>
        </w:rPr>
      </w:pPr>
      <w:r>
        <w:rPr>
          <w:noProof/>
        </w:rPr>
        <w:drawing>
          <wp:inline distT="0" distB="0" distL="0" distR="0" wp14:anchorId="38823A0B" wp14:editId="39751320">
            <wp:extent cx="3634105" cy="2772410"/>
            <wp:effectExtent l="0" t="0" r="0" b="0"/>
            <wp:docPr id="1819644986" name="Picture 4"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44986" name="Picture 4" descr="A graph of a numb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34105" cy="2772410"/>
                    </a:xfrm>
                    <a:prstGeom prst="rect">
                      <a:avLst/>
                    </a:prstGeom>
                    <a:noFill/>
                    <a:ln>
                      <a:noFill/>
                    </a:ln>
                  </pic:spPr>
                </pic:pic>
              </a:graphicData>
            </a:graphic>
          </wp:inline>
        </w:drawing>
      </w:r>
    </w:p>
    <w:p w14:paraId="31EE321F" w14:textId="395B2011" w:rsidR="005455A1" w:rsidRPr="005455A1" w:rsidRDefault="005455A1" w:rsidP="005455A1">
      <w:pPr>
        <w:pStyle w:val="Caption"/>
        <w:jc w:val="center"/>
        <w:rPr>
          <w:sz w:val="24"/>
          <w:szCs w:val="24"/>
          <w:lang w:val="vi-VN"/>
        </w:rPr>
      </w:pPr>
      <w:r w:rsidRPr="005455A1">
        <w:rPr>
          <w:sz w:val="24"/>
          <w:szCs w:val="24"/>
        </w:rPr>
        <w:t xml:space="preserve">Figure </w:t>
      </w:r>
      <w:r w:rsidR="004E321F">
        <w:rPr>
          <w:sz w:val="24"/>
          <w:szCs w:val="24"/>
        </w:rPr>
        <w:fldChar w:fldCharType="begin"/>
      </w:r>
      <w:r w:rsidR="004E321F">
        <w:rPr>
          <w:sz w:val="24"/>
          <w:szCs w:val="24"/>
        </w:rPr>
        <w:instrText xml:space="preserve"> STYLEREF 3 \s </w:instrText>
      </w:r>
      <w:r w:rsidR="004E321F">
        <w:rPr>
          <w:sz w:val="24"/>
          <w:szCs w:val="24"/>
        </w:rPr>
        <w:fldChar w:fldCharType="separate"/>
      </w:r>
      <w:r w:rsidR="004E321F">
        <w:rPr>
          <w:noProof/>
          <w:sz w:val="24"/>
          <w:szCs w:val="24"/>
        </w:rPr>
        <w:t>4.3.2</w:t>
      </w:r>
      <w:r w:rsidR="004E321F">
        <w:rPr>
          <w:sz w:val="24"/>
          <w:szCs w:val="24"/>
        </w:rPr>
        <w:fldChar w:fldCharType="end"/>
      </w:r>
      <w:r w:rsidR="004E321F">
        <w:rPr>
          <w:sz w:val="24"/>
          <w:szCs w:val="24"/>
        </w:rPr>
        <w:t>.</w:t>
      </w:r>
      <w:r w:rsidR="004E321F">
        <w:rPr>
          <w:sz w:val="24"/>
          <w:szCs w:val="24"/>
        </w:rPr>
        <w:fldChar w:fldCharType="begin"/>
      </w:r>
      <w:r w:rsidR="004E321F">
        <w:rPr>
          <w:sz w:val="24"/>
          <w:szCs w:val="24"/>
        </w:rPr>
        <w:instrText xml:space="preserve"> SEQ Figure \* ARABIC \s 3 </w:instrText>
      </w:r>
      <w:r w:rsidR="004E321F">
        <w:rPr>
          <w:sz w:val="24"/>
          <w:szCs w:val="24"/>
        </w:rPr>
        <w:fldChar w:fldCharType="separate"/>
      </w:r>
      <w:r w:rsidR="004E321F">
        <w:rPr>
          <w:noProof/>
          <w:sz w:val="24"/>
          <w:szCs w:val="24"/>
        </w:rPr>
        <w:t>1</w:t>
      </w:r>
      <w:r w:rsidR="004E321F">
        <w:rPr>
          <w:sz w:val="24"/>
          <w:szCs w:val="24"/>
        </w:rPr>
        <w:fldChar w:fldCharType="end"/>
      </w:r>
      <w:r w:rsidRPr="005455A1">
        <w:rPr>
          <w:sz w:val="24"/>
          <w:szCs w:val="24"/>
          <w:lang w:val="vi-VN"/>
        </w:rPr>
        <w:t xml:space="preserve"> TCT visual search performance on SCEGRAM benchmark dataset</w:t>
      </w:r>
    </w:p>
    <w:p w14:paraId="13A43FA7" w14:textId="77777777" w:rsidR="00DF590D" w:rsidRPr="00DF590D" w:rsidRDefault="00DF590D" w:rsidP="009354AC">
      <w:pPr>
        <w:rPr>
          <w:lang w:val="vi-VN"/>
        </w:rPr>
      </w:pPr>
    </w:p>
    <w:p w14:paraId="3DF99D54" w14:textId="672C8786" w:rsidR="009354AC" w:rsidRDefault="009354AC" w:rsidP="009354AC">
      <w:pPr>
        <w:pStyle w:val="Heading3"/>
        <w:rPr>
          <w:lang w:val="vi-VN"/>
        </w:rPr>
      </w:pPr>
      <w:bookmarkStart w:id="60" w:name="_Toc223700730"/>
      <w:r>
        <w:t>Natural Design</w:t>
      </w:r>
      <w:bookmarkEnd w:id="60"/>
    </w:p>
    <w:p w14:paraId="04780533" w14:textId="18B3866A" w:rsidR="008C4060" w:rsidRDefault="00231C9B" w:rsidP="00231C9B">
      <w:pPr>
        <w:jc w:val="center"/>
        <w:rPr>
          <w:lang w:val="vi-VN"/>
        </w:rPr>
      </w:pPr>
      <w:r>
        <w:rPr>
          <w:noProof/>
        </w:rPr>
        <w:lastRenderedPageBreak/>
        <w:drawing>
          <wp:inline distT="0" distB="0" distL="0" distR="0" wp14:anchorId="6E022B37" wp14:editId="3A38549E">
            <wp:extent cx="3634105" cy="2772410"/>
            <wp:effectExtent l="0" t="0" r="0" b="0"/>
            <wp:docPr id="1797838637" name="Picture 5"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38637" name="Picture 5" descr="A graph with green and orange lin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4105" cy="2772410"/>
                    </a:xfrm>
                    <a:prstGeom prst="rect">
                      <a:avLst/>
                    </a:prstGeom>
                    <a:noFill/>
                    <a:ln>
                      <a:noFill/>
                    </a:ln>
                  </pic:spPr>
                </pic:pic>
              </a:graphicData>
            </a:graphic>
          </wp:inline>
        </w:drawing>
      </w:r>
    </w:p>
    <w:p w14:paraId="1838E589" w14:textId="2936D6EA" w:rsidR="005455A1" w:rsidRPr="004E321F" w:rsidRDefault="004E321F" w:rsidP="004E321F">
      <w:pPr>
        <w:pStyle w:val="Caption"/>
        <w:jc w:val="center"/>
        <w:rPr>
          <w:sz w:val="24"/>
          <w:szCs w:val="24"/>
          <w:lang w:val="vi-VN"/>
        </w:rPr>
      </w:pPr>
      <w:r w:rsidRPr="004E321F">
        <w:rPr>
          <w:sz w:val="24"/>
          <w:szCs w:val="24"/>
        </w:rPr>
        <w:t xml:space="preserve">Figure </w:t>
      </w:r>
      <w:r w:rsidRPr="004E321F">
        <w:rPr>
          <w:sz w:val="24"/>
          <w:szCs w:val="24"/>
        </w:rPr>
        <w:fldChar w:fldCharType="begin"/>
      </w:r>
      <w:r w:rsidRPr="004E321F">
        <w:rPr>
          <w:sz w:val="24"/>
          <w:szCs w:val="24"/>
        </w:rPr>
        <w:instrText xml:space="preserve"> STYLEREF 3 \s </w:instrText>
      </w:r>
      <w:r w:rsidRPr="004E321F">
        <w:rPr>
          <w:sz w:val="24"/>
          <w:szCs w:val="24"/>
        </w:rPr>
        <w:fldChar w:fldCharType="separate"/>
      </w:r>
      <w:r w:rsidRPr="004E321F">
        <w:rPr>
          <w:noProof/>
          <w:sz w:val="24"/>
          <w:szCs w:val="24"/>
        </w:rPr>
        <w:t>4.3.3</w:t>
      </w:r>
      <w:r w:rsidRPr="004E321F">
        <w:rPr>
          <w:sz w:val="24"/>
          <w:szCs w:val="24"/>
        </w:rPr>
        <w:fldChar w:fldCharType="end"/>
      </w:r>
      <w:r w:rsidRPr="004E321F">
        <w:rPr>
          <w:sz w:val="24"/>
          <w:szCs w:val="24"/>
        </w:rPr>
        <w:t>.</w:t>
      </w:r>
      <w:r w:rsidRPr="004E321F">
        <w:rPr>
          <w:sz w:val="24"/>
          <w:szCs w:val="24"/>
        </w:rPr>
        <w:fldChar w:fldCharType="begin"/>
      </w:r>
      <w:r w:rsidRPr="004E321F">
        <w:rPr>
          <w:sz w:val="24"/>
          <w:szCs w:val="24"/>
        </w:rPr>
        <w:instrText xml:space="preserve"> SEQ Figure \* ARABIC \s 3 </w:instrText>
      </w:r>
      <w:r w:rsidRPr="004E321F">
        <w:rPr>
          <w:sz w:val="24"/>
          <w:szCs w:val="24"/>
        </w:rPr>
        <w:fldChar w:fldCharType="separate"/>
      </w:r>
      <w:r w:rsidRPr="004E321F">
        <w:rPr>
          <w:noProof/>
          <w:sz w:val="24"/>
          <w:szCs w:val="24"/>
        </w:rPr>
        <w:t>1</w:t>
      </w:r>
      <w:r w:rsidRPr="004E321F">
        <w:rPr>
          <w:sz w:val="24"/>
          <w:szCs w:val="24"/>
        </w:rPr>
        <w:fldChar w:fldCharType="end"/>
      </w:r>
      <w:r w:rsidRPr="004E321F">
        <w:rPr>
          <w:sz w:val="24"/>
          <w:szCs w:val="24"/>
          <w:lang w:val="vi-VN"/>
        </w:rPr>
        <w:t xml:space="preserve"> TCT visual search performance on naturaldesign benchmark dataset</w:t>
      </w:r>
    </w:p>
    <w:p w14:paraId="777BCD69" w14:textId="77777777" w:rsidR="009354AC" w:rsidRPr="009354AC" w:rsidRDefault="009354AC" w:rsidP="009354AC">
      <w:pPr>
        <w:rPr>
          <w:lang w:val="en-US"/>
        </w:rPr>
      </w:pPr>
    </w:p>
    <w:p w14:paraId="62ABE151" w14:textId="11AD7AE8" w:rsidR="009354AC" w:rsidRDefault="009354AC" w:rsidP="009354AC">
      <w:pPr>
        <w:pStyle w:val="Heading3"/>
      </w:pPr>
      <w:bookmarkStart w:id="61" w:name="_Toc223700731"/>
      <w:proofErr w:type="spellStart"/>
      <w:r>
        <w:t>ContextBreak</w:t>
      </w:r>
      <w:bookmarkEnd w:id="61"/>
      <w:proofErr w:type="spellEnd"/>
    </w:p>
    <w:p w14:paraId="293ABF38" w14:textId="77777777" w:rsidR="009354AC" w:rsidRPr="009354AC" w:rsidRDefault="009354AC" w:rsidP="009354AC">
      <w:pPr>
        <w:rPr>
          <w:lang w:val="en-US"/>
        </w:rPr>
      </w:pPr>
    </w:p>
    <w:p w14:paraId="6509E6AB" w14:textId="77777777" w:rsidR="009354AC" w:rsidRPr="009354AC" w:rsidRDefault="009354AC" w:rsidP="009354AC">
      <w:pPr>
        <w:rPr>
          <w:lang w:val="en-US"/>
        </w:rPr>
      </w:pPr>
    </w:p>
    <w:p w14:paraId="348562C2" w14:textId="77777777" w:rsidR="004F4D92" w:rsidRPr="004F4D92" w:rsidRDefault="004F4D92" w:rsidP="004F4D92">
      <w:pPr>
        <w:rPr>
          <w:lang w:val="en-US"/>
        </w:rPr>
      </w:pPr>
    </w:p>
    <w:p w14:paraId="0BF44A50" w14:textId="0D9A017F" w:rsidR="00694EE7" w:rsidRDefault="00694EE7" w:rsidP="00694EE7">
      <w:pPr>
        <w:pStyle w:val="Heading1"/>
        <w:numPr>
          <w:ilvl w:val="0"/>
          <w:numId w:val="7"/>
        </w:numPr>
        <w:rPr>
          <w:lang w:val="en-US"/>
        </w:rPr>
      </w:pPr>
      <w:r>
        <w:rPr>
          <w:lang w:val="en-US"/>
        </w:rPr>
        <w:br/>
      </w:r>
      <w:r>
        <w:rPr>
          <w:lang w:val="en-US"/>
        </w:rPr>
        <w:br/>
      </w:r>
      <w:bookmarkStart w:id="62" w:name="_Toc223700732"/>
      <w:r>
        <w:rPr>
          <w:lang w:val="en-US"/>
        </w:rPr>
        <w:t>Conclusion</w:t>
      </w:r>
      <w:bookmarkEnd w:id="62"/>
    </w:p>
    <w:p w14:paraId="49A24164" w14:textId="77777777" w:rsidR="00694EE7" w:rsidRDefault="00694EE7" w:rsidP="00694EE7">
      <w:pPr>
        <w:rPr>
          <w:lang w:val="en-US"/>
        </w:rPr>
      </w:pPr>
    </w:p>
    <w:p w14:paraId="5BD4FE12" w14:textId="77777777" w:rsidR="00834720" w:rsidRPr="00B30691" w:rsidRDefault="00834720" w:rsidP="00B30691">
      <w:pPr>
        <w:rPr>
          <w:b/>
          <w:bCs/>
          <w:sz w:val="28"/>
          <w:szCs w:val="28"/>
          <w:lang w:val="en-US"/>
        </w:rPr>
      </w:pPr>
    </w:p>
    <w:p w14:paraId="03EE741A" w14:textId="624771FD" w:rsidR="00E035EC" w:rsidRDefault="00E035EC" w:rsidP="00E035EC">
      <w:pPr>
        <w:pStyle w:val="Heading2"/>
      </w:pPr>
      <w:bookmarkStart w:id="63" w:name="_Toc223700733"/>
      <w:r>
        <w:t>Possible Limitations</w:t>
      </w:r>
      <w:bookmarkEnd w:id="63"/>
    </w:p>
    <w:p w14:paraId="40360336" w14:textId="77777777" w:rsidR="00E035EC" w:rsidRDefault="00E035EC" w:rsidP="00E035EC">
      <w:pPr>
        <w:rPr>
          <w:lang w:val="en-US"/>
        </w:rPr>
      </w:pPr>
    </w:p>
    <w:p w14:paraId="149B0821" w14:textId="0359F568" w:rsidR="00E035EC" w:rsidRPr="00E035EC" w:rsidRDefault="00E035EC" w:rsidP="00E035EC">
      <w:pPr>
        <w:rPr>
          <w:lang w:val="en-US"/>
        </w:rPr>
      </w:pPr>
    </w:p>
    <w:p w14:paraId="7DE0B5B4" w14:textId="193A970B" w:rsidR="00E035EC" w:rsidRDefault="00E035EC" w:rsidP="00E035EC">
      <w:pPr>
        <w:pStyle w:val="Heading2"/>
      </w:pPr>
      <w:bookmarkStart w:id="64" w:name="_Toc223700734"/>
      <w:r>
        <w:t>Contributions</w:t>
      </w:r>
      <w:bookmarkEnd w:id="64"/>
    </w:p>
    <w:p w14:paraId="4DF7CA3C" w14:textId="77777777" w:rsidR="00E035EC" w:rsidRDefault="00E035EC" w:rsidP="00E035EC">
      <w:pPr>
        <w:rPr>
          <w:lang w:val="en-US"/>
        </w:rPr>
      </w:pPr>
    </w:p>
    <w:p w14:paraId="0F51A102" w14:textId="77777777" w:rsidR="00E035EC" w:rsidRPr="00E035EC" w:rsidRDefault="00E035EC" w:rsidP="00E035EC">
      <w:pPr>
        <w:rPr>
          <w:lang w:val="en-US"/>
        </w:rPr>
      </w:pPr>
    </w:p>
    <w:p w14:paraId="684AB63E" w14:textId="77777777" w:rsidR="00B30691" w:rsidRDefault="00B30691" w:rsidP="00464C47">
      <w:pPr>
        <w:rPr>
          <w:lang w:val="en-US"/>
        </w:rPr>
      </w:pPr>
    </w:p>
    <w:p w14:paraId="48827163" w14:textId="0BB1017A" w:rsidR="00E035EC" w:rsidRDefault="00E035EC" w:rsidP="00E035EC">
      <w:pPr>
        <w:pStyle w:val="Heading2"/>
      </w:pPr>
      <w:bookmarkStart w:id="65" w:name="_Toc223700735"/>
      <w:r>
        <w:t>Future directions</w:t>
      </w:r>
      <w:bookmarkEnd w:id="65"/>
    </w:p>
    <w:p w14:paraId="278F334B" w14:textId="77777777" w:rsidR="00694EE7" w:rsidRDefault="00694EE7" w:rsidP="00464C47">
      <w:pPr>
        <w:rPr>
          <w:lang w:val="en-US"/>
        </w:rPr>
      </w:pPr>
    </w:p>
    <w:p w14:paraId="0358385E" w14:textId="77777777" w:rsidR="00694EE7" w:rsidRDefault="00694EE7" w:rsidP="00464C47">
      <w:pPr>
        <w:rPr>
          <w:lang w:val="en-US"/>
        </w:rPr>
      </w:pPr>
    </w:p>
    <w:p w14:paraId="2E561075" w14:textId="77777777" w:rsidR="00694EE7" w:rsidRDefault="00694EE7" w:rsidP="00464C47">
      <w:pPr>
        <w:rPr>
          <w:lang w:val="en-US"/>
        </w:rPr>
      </w:pPr>
    </w:p>
    <w:p w14:paraId="062CC034" w14:textId="77777777" w:rsidR="00694EE7" w:rsidRPr="00464C47" w:rsidRDefault="00694EE7" w:rsidP="00464C47">
      <w:pPr>
        <w:rPr>
          <w:lang w:val="en-US"/>
        </w:rPr>
      </w:pPr>
    </w:p>
    <w:p w14:paraId="38BF37BE" w14:textId="2C4FBFFC" w:rsidR="00727B23" w:rsidRDefault="00727B23" w:rsidP="00464C47">
      <w:pPr>
        <w:pStyle w:val="Heading1"/>
        <w:rPr>
          <w:lang w:val="en-US"/>
        </w:rPr>
      </w:pPr>
      <w:bookmarkStart w:id="66" w:name="_Toc223700736"/>
      <w:r>
        <w:lastRenderedPageBreak/>
        <w:t>References</w:t>
      </w:r>
      <w:bookmarkEnd w:id="8"/>
      <w:bookmarkEnd w:id="66"/>
    </w:p>
    <w:p w14:paraId="31237AEB" w14:textId="77777777" w:rsidR="00AB0791" w:rsidRPr="00AB0791" w:rsidRDefault="00AB0791" w:rsidP="00AB0791">
      <w:pPr>
        <w:rPr>
          <w:lang w:val="en-US"/>
        </w:rPr>
      </w:pPr>
    </w:p>
    <w:p w14:paraId="1F5B93F0" w14:textId="77777777" w:rsidR="00064730" w:rsidRPr="00064730" w:rsidRDefault="002B2D90" w:rsidP="00064730">
      <w:pPr>
        <w:pStyle w:val="Bibliography"/>
        <w:rPr>
          <w:rFonts w:cs="Times New Roman"/>
          <w:lang w:val="en-GB"/>
        </w:rPr>
      </w:pPr>
      <w:r>
        <w:rPr>
          <w:lang w:val="en-US"/>
        </w:rPr>
        <w:fldChar w:fldCharType="begin"/>
      </w:r>
      <w:r w:rsidR="00DD7D58">
        <w:rPr>
          <w:lang w:val="en-US"/>
        </w:rPr>
        <w:instrText xml:space="preserve"> ADDIN ZOTERO_BIBL {"uncited":[],"omitted":[],"custom":[]} CSL_BIBLIOGRAPHY </w:instrText>
      </w:r>
      <w:r>
        <w:rPr>
          <w:lang w:val="en-US"/>
        </w:rPr>
        <w:fldChar w:fldCharType="separate"/>
      </w:r>
      <w:r w:rsidR="00064730" w:rsidRPr="00064730">
        <w:rPr>
          <w:rFonts w:cs="Times New Roman"/>
          <w:lang w:val="en-GB"/>
        </w:rPr>
        <w:t xml:space="preserve">Bomatter, P., Zhang, M., Karev, D., Madan, S., Tseng, C., &amp; Kreiman, G. (2021). When Pigs Fly: Contextual Reasoning in Synthetic and Natural Scenes. </w:t>
      </w:r>
      <w:r w:rsidR="00064730" w:rsidRPr="00064730">
        <w:rPr>
          <w:rFonts w:cs="Times New Roman"/>
          <w:i/>
          <w:iCs/>
          <w:lang w:val="en-GB"/>
        </w:rPr>
        <w:t>2021 IEEE/CVF International Conference on Computer Vision (ICCV)</w:t>
      </w:r>
      <w:r w:rsidR="00064730" w:rsidRPr="00064730">
        <w:rPr>
          <w:rFonts w:cs="Times New Roman"/>
          <w:lang w:val="en-GB"/>
        </w:rPr>
        <w:t>, 255–264. https://doi.org/10.1109/ICCV48922.2021.00032</w:t>
      </w:r>
    </w:p>
    <w:p w14:paraId="17471064" w14:textId="77777777" w:rsidR="00064730" w:rsidRPr="00064730" w:rsidRDefault="00064730" w:rsidP="00064730">
      <w:pPr>
        <w:pStyle w:val="Bibliography"/>
        <w:rPr>
          <w:rFonts w:cs="Times New Roman"/>
          <w:lang w:val="en-GB"/>
        </w:rPr>
      </w:pPr>
      <w:r w:rsidRPr="00064730">
        <w:rPr>
          <w:rFonts w:cs="Times New Roman"/>
          <w:lang w:val="en-GB"/>
        </w:rPr>
        <w:t xml:space="preserve">Chun, M. M., &amp; Jiang, Y. (1998). Contextual Cueing: Implicit Learning and Memory of Visual Context Guides Spatial Attention. </w:t>
      </w:r>
      <w:r w:rsidRPr="00064730">
        <w:rPr>
          <w:rFonts w:cs="Times New Roman"/>
          <w:i/>
          <w:iCs/>
          <w:lang w:val="en-GB"/>
        </w:rPr>
        <w:t>Cognitive Psychology</w:t>
      </w:r>
      <w:r w:rsidRPr="00064730">
        <w:rPr>
          <w:rFonts w:cs="Times New Roman"/>
          <w:lang w:val="en-GB"/>
        </w:rPr>
        <w:t xml:space="preserve">, </w:t>
      </w:r>
      <w:r w:rsidRPr="00064730">
        <w:rPr>
          <w:rFonts w:cs="Times New Roman"/>
          <w:i/>
          <w:iCs/>
          <w:lang w:val="en-GB"/>
        </w:rPr>
        <w:t>36</w:t>
      </w:r>
      <w:r w:rsidRPr="00064730">
        <w:rPr>
          <w:rFonts w:cs="Times New Roman"/>
          <w:lang w:val="en-GB"/>
        </w:rPr>
        <w:t>(1), 28–71. https://doi.org/10.1006/cogp.1998.0681</w:t>
      </w:r>
    </w:p>
    <w:p w14:paraId="1C4C9AA1" w14:textId="77777777" w:rsidR="00064730" w:rsidRPr="00064730" w:rsidRDefault="00064730" w:rsidP="00064730">
      <w:pPr>
        <w:pStyle w:val="Bibliography"/>
        <w:rPr>
          <w:rFonts w:cs="Times New Roman"/>
          <w:lang w:val="en-GB"/>
        </w:rPr>
      </w:pPr>
      <w:r w:rsidRPr="00064730">
        <w:rPr>
          <w:rFonts w:cs="Times New Roman"/>
          <w:lang w:val="en-GB"/>
        </w:rPr>
        <w:t xml:space="preserve">Dosovitskiy, A., Beyer, L., Kolesnikov, A., Weissenborn, D., Zhai, X., Unterthiner, T., Dehghani, M., Minderer, M., Heigold, G., Gelly, S., Uszkoreit, J., &amp; Houlsby, N. (2021). </w:t>
      </w:r>
      <w:r w:rsidRPr="00064730">
        <w:rPr>
          <w:rFonts w:cs="Times New Roman"/>
          <w:i/>
          <w:iCs/>
          <w:lang w:val="en-GB"/>
        </w:rPr>
        <w:t>An Image is Worth 16x16 Words: Transformers for Image Recognition at Scale</w:t>
      </w:r>
      <w:r w:rsidRPr="00064730">
        <w:rPr>
          <w:rFonts w:cs="Times New Roman"/>
          <w:lang w:val="en-GB"/>
        </w:rPr>
        <w:t xml:space="preserve"> (arXiv:2010.11929). arXiv. https://doi.org/10.48550/arXiv.2010.11929</w:t>
      </w:r>
    </w:p>
    <w:p w14:paraId="41D4E536" w14:textId="77777777" w:rsidR="00064730" w:rsidRPr="00064730" w:rsidRDefault="00064730" w:rsidP="00064730">
      <w:pPr>
        <w:pStyle w:val="Bibliography"/>
        <w:rPr>
          <w:rFonts w:cs="Times New Roman"/>
          <w:lang w:val="en-GB"/>
        </w:rPr>
      </w:pPr>
      <w:r w:rsidRPr="00064730">
        <w:rPr>
          <w:rFonts w:cs="Times New Roman"/>
          <w:lang w:val="en-GB"/>
        </w:rPr>
        <w:t xml:space="preserve">Lin, T.-Y., Maire, M., Belongie, S., Bourdev, L., Girshick, R., Hays, J., Perona, P., Ramanan, D., Zitnick, C. L., &amp; Dollár, P. (2015). </w:t>
      </w:r>
      <w:r w:rsidRPr="00064730">
        <w:rPr>
          <w:rFonts w:cs="Times New Roman"/>
          <w:i/>
          <w:iCs/>
          <w:lang w:val="en-GB"/>
        </w:rPr>
        <w:t>Microsoft COCO: Common Objects in Context</w:t>
      </w:r>
      <w:r w:rsidRPr="00064730">
        <w:rPr>
          <w:rFonts w:cs="Times New Roman"/>
          <w:lang w:val="en-GB"/>
        </w:rPr>
        <w:t xml:space="preserve"> (arXiv:1405.0312). arXiv. https://doi.org/10.48550/arXiv.1405.0312</w:t>
      </w:r>
    </w:p>
    <w:p w14:paraId="1F6A107A" w14:textId="77777777" w:rsidR="00064730" w:rsidRPr="00064730" w:rsidRDefault="00064730" w:rsidP="00064730">
      <w:pPr>
        <w:pStyle w:val="Bibliography"/>
        <w:rPr>
          <w:rFonts w:cs="Times New Roman"/>
          <w:lang w:val="en-GB"/>
        </w:rPr>
      </w:pPr>
      <w:r w:rsidRPr="00064730">
        <w:rPr>
          <w:rFonts w:cs="Times New Roman"/>
          <w:lang w:val="en-GB"/>
        </w:rPr>
        <w:t xml:space="preserve">Posner, M. I. (1980). Orienting of Attention. </w:t>
      </w:r>
      <w:r w:rsidRPr="00064730">
        <w:rPr>
          <w:rFonts w:cs="Times New Roman"/>
          <w:i/>
          <w:iCs/>
          <w:lang w:val="en-GB"/>
        </w:rPr>
        <w:t>Quarterly Journal of Experimental Psychology</w:t>
      </w:r>
      <w:r w:rsidRPr="00064730">
        <w:rPr>
          <w:rFonts w:cs="Times New Roman"/>
          <w:lang w:val="en-GB"/>
        </w:rPr>
        <w:t xml:space="preserve">, </w:t>
      </w:r>
      <w:r w:rsidRPr="00064730">
        <w:rPr>
          <w:rFonts w:cs="Times New Roman"/>
          <w:i/>
          <w:iCs/>
          <w:lang w:val="en-GB"/>
        </w:rPr>
        <w:t>32</w:t>
      </w:r>
      <w:r w:rsidRPr="00064730">
        <w:rPr>
          <w:rFonts w:cs="Times New Roman"/>
          <w:lang w:val="en-GB"/>
        </w:rPr>
        <w:t>(1), 3–25. https://doi.org/10.1080/00335558008248231</w:t>
      </w:r>
    </w:p>
    <w:p w14:paraId="4306D337" w14:textId="77777777" w:rsidR="00064730" w:rsidRPr="00064730" w:rsidRDefault="00064730" w:rsidP="00064730">
      <w:pPr>
        <w:pStyle w:val="Bibliography"/>
        <w:rPr>
          <w:rFonts w:cs="Times New Roman"/>
          <w:lang w:val="en-GB"/>
        </w:rPr>
      </w:pPr>
      <w:r w:rsidRPr="00064730">
        <w:rPr>
          <w:rFonts w:cs="Times New Roman"/>
          <w:lang w:val="en-GB"/>
        </w:rPr>
        <w:t xml:space="preserve">Posner, M. I., &amp; Cohen, Y. (1984). Components of Visual Orienting. In H. Bouma &amp; D. G. Bouwhuis (Eds.), </w:t>
      </w:r>
      <w:r w:rsidRPr="00064730">
        <w:rPr>
          <w:rFonts w:cs="Times New Roman"/>
          <w:i/>
          <w:iCs/>
          <w:lang w:val="en-GB"/>
        </w:rPr>
        <w:t>Attention and Performance X</w:t>
      </w:r>
      <w:r w:rsidRPr="00064730">
        <w:rPr>
          <w:rFonts w:cs="Times New Roman"/>
          <w:lang w:val="en-GB"/>
        </w:rPr>
        <w:t xml:space="preserve"> (pp. 531–556). Lawrence Erlbaum Associates.</w:t>
      </w:r>
    </w:p>
    <w:p w14:paraId="77E1B5FA" w14:textId="77777777" w:rsidR="00064730" w:rsidRPr="00064730" w:rsidRDefault="00064730" w:rsidP="00064730">
      <w:pPr>
        <w:pStyle w:val="Bibliography"/>
        <w:rPr>
          <w:rFonts w:cs="Times New Roman"/>
          <w:lang w:val="en-GB"/>
        </w:rPr>
      </w:pPr>
      <w:r w:rsidRPr="00064730">
        <w:rPr>
          <w:rFonts w:cs="Times New Roman"/>
          <w:lang w:val="en-GB"/>
        </w:rPr>
        <w:lastRenderedPageBreak/>
        <w:t xml:space="preserve">Simonyan, K., &amp; Zisserman, A. (2014). </w:t>
      </w:r>
      <w:r w:rsidRPr="00064730">
        <w:rPr>
          <w:rFonts w:cs="Times New Roman"/>
          <w:i/>
          <w:iCs/>
          <w:lang w:val="en-GB"/>
        </w:rPr>
        <w:t>Very Deep Convolutional Networks for Large-Scale Image Recognition</w:t>
      </w:r>
      <w:r w:rsidRPr="00064730">
        <w:rPr>
          <w:rFonts w:cs="Times New Roman"/>
          <w:lang w:val="en-GB"/>
        </w:rPr>
        <w:t xml:space="preserve"> (Version 6). arXiv. https://doi.org/10.48550/ARXIV.1409.1556</w:t>
      </w:r>
    </w:p>
    <w:p w14:paraId="290F1F39" w14:textId="77777777" w:rsidR="00064730" w:rsidRPr="00064730" w:rsidRDefault="00064730" w:rsidP="00064730">
      <w:pPr>
        <w:pStyle w:val="Bibliography"/>
        <w:rPr>
          <w:rFonts w:cs="Times New Roman"/>
          <w:lang w:val="en-GB"/>
        </w:rPr>
      </w:pPr>
      <w:r w:rsidRPr="00064730">
        <w:rPr>
          <w:rFonts w:cs="Times New Roman"/>
          <w:lang w:val="en-GB"/>
        </w:rPr>
        <w:t xml:space="preserve">Treisman, A. M., &amp; Gelade, G. (1980). A feature-integration theory of attention. </w:t>
      </w:r>
      <w:r w:rsidRPr="00064730">
        <w:rPr>
          <w:rFonts w:cs="Times New Roman"/>
          <w:i/>
          <w:iCs/>
          <w:lang w:val="en-GB"/>
        </w:rPr>
        <w:t>Cognitive Psychology</w:t>
      </w:r>
      <w:r w:rsidRPr="00064730">
        <w:rPr>
          <w:rFonts w:cs="Times New Roman"/>
          <w:lang w:val="en-GB"/>
        </w:rPr>
        <w:t xml:space="preserve">, </w:t>
      </w:r>
      <w:r w:rsidRPr="00064730">
        <w:rPr>
          <w:rFonts w:cs="Times New Roman"/>
          <w:i/>
          <w:iCs/>
          <w:lang w:val="en-GB"/>
        </w:rPr>
        <w:t>12</w:t>
      </w:r>
      <w:r w:rsidRPr="00064730">
        <w:rPr>
          <w:rFonts w:cs="Times New Roman"/>
          <w:lang w:val="en-GB"/>
        </w:rPr>
        <w:t>(1), 97–136. https://doi.org/10.1016/0010-0285(80)90005-5</w:t>
      </w:r>
    </w:p>
    <w:p w14:paraId="442D9AA9" w14:textId="77777777" w:rsidR="00064730" w:rsidRPr="00064730" w:rsidRDefault="00064730" w:rsidP="00064730">
      <w:pPr>
        <w:pStyle w:val="Bibliography"/>
        <w:rPr>
          <w:rFonts w:cs="Times New Roman"/>
          <w:lang w:val="en-GB"/>
        </w:rPr>
      </w:pPr>
      <w:r w:rsidRPr="00064730">
        <w:rPr>
          <w:rFonts w:cs="Times New Roman"/>
          <w:lang w:val="en-GB"/>
        </w:rPr>
        <w:t xml:space="preserve">Vaswani, A., Shazeer, N., Parmar, N., Uszkoreit, J., Jones, L., Gomez, A. N., Kaiser, L., &amp; Polosukhin, I. (2023). </w:t>
      </w:r>
      <w:r w:rsidRPr="00064730">
        <w:rPr>
          <w:rFonts w:cs="Times New Roman"/>
          <w:i/>
          <w:iCs/>
          <w:lang w:val="en-GB"/>
        </w:rPr>
        <w:t>Attention Is All You Need</w:t>
      </w:r>
      <w:r w:rsidRPr="00064730">
        <w:rPr>
          <w:rFonts w:cs="Times New Roman"/>
          <w:lang w:val="en-GB"/>
        </w:rPr>
        <w:t xml:space="preserve"> (arXiv:1706.03762). arXiv. https://doi.org/10.48550/arXiv.1706.03762</w:t>
      </w:r>
    </w:p>
    <w:p w14:paraId="24930DC7" w14:textId="77777777" w:rsidR="00064730" w:rsidRPr="00064730" w:rsidRDefault="00064730" w:rsidP="00064730">
      <w:pPr>
        <w:pStyle w:val="Bibliography"/>
        <w:rPr>
          <w:rFonts w:cs="Times New Roman"/>
          <w:lang w:val="en-GB"/>
        </w:rPr>
      </w:pPr>
      <w:r w:rsidRPr="00064730">
        <w:rPr>
          <w:rFonts w:cs="Times New Roman"/>
          <w:lang w:val="en-GB"/>
        </w:rPr>
        <w:t xml:space="preserve">Wolfe, J. M. (1994). Guided Search 2.0 A revised model of visual search. </w:t>
      </w:r>
      <w:r w:rsidRPr="00064730">
        <w:rPr>
          <w:rFonts w:cs="Times New Roman"/>
          <w:i/>
          <w:iCs/>
          <w:lang w:val="en-GB"/>
        </w:rPr>
        <w:t>Psychonomic Bulletin &amp; Review</w:t>
      </w:r>
      <w:r w:rsidRPr="00064730">
        <w:rPr>
          <w:rFonts w:cs="Times New Roman"/>
          <w:lang w:val="en-GB"/>
        </w:rPr>
        <w:t xml:space="preserve">, </w:t>
      </w:r>
      <w:r w:rsidRPr="00064730">
        <w:rPr>
          <w:rFonts w:cs="Times New Roman"/>
          <w:i/>
          <w:iCs/>
          <w:lang w:val="en-GB"/>
        </w:rPr>
        <w:t>1</w:t>
      </w:r>
      <w:r w:rsidRPr="00064730">
        <w:rPr>
          <w:rFonts w:cs="Times New Roman"/>
          <w:lang w:val="en-GB"/>
        </w:rPr>
        <w:t>(2), 202–238. https://doi.org/10.3758/BF03200774</w:t>
      </w:r>
    </w:p>
    <w:p w14:paraId="3884509A" w14:textId="77777777" w:rsidR="00064730" w:rsidRPr="00064730" w:rsidRDefault="00064730" w:rsidP="00064730">
      <w:pPr>
        <w:pStyle w:val="Bibliography"/>
        <w:rPr>
          <w:rFonts w:cs="Times New Roman"/>
          <w:lang w:val="en-GB"/>
        </w:rPr>
      </w:pPr>
      <w:r w:rsidRPr="00064730">
        <w:rPr>
          <w:rFonts w:cs="Times New Roman"/>
          <w:lang w:val="en-GB"/>
        </w:rPr>
        <w:t xml:space="preserve">Wolfe, J. M. (2021). Guided Search 6.0: An updated model of visual search. </w:t>
      </w:r>
      <w:r w:rsidRPr="00064730">
        <w:rPr>
          <w:rFonts w:cs="Times New Roman"/>
          <w:i/>
          <w:iCs/>
          <w:lang w:val="en-GB"/>
        </w:rPr>
        <w:t>Psychonomic Bulletin &amp; Review</w:t>
      </w:r>
      <w:r w:rsidRPr="00064730">
        <w:rPr>
          <w:rFonts w:cs="Times New Roman"/>
          <w:lang w:val="en-GB"/>
        </w:rPr>
        <w:t xml:space="preserve">, </w:t>
      </w:r>
      <w:r w:rsidRPr="00064730">
        <w:rPr>
          <w:rFonts w:cs="Times New Roman"/>
          <w:i/>
          <w:iCs/>
          <w:lang w:val="en-GB"/>
        </w:rPr>
        <w:t>28</w:t>
      </w:r>
      <w:r w:rsidRPr="00064730">
        <w:rPr>
          <w:rFonts w:cs="Times New Roman"/>
          <w:lang w:val="en-GB"/>
        </w:rPr>
        <w:t>(4), 1060–1092. https://doi.org/10.3758/s13423-020-01859-9</w:t>
      </w:r>
    </w:p>
    <w:p w14:paraId="4714FE75" w14:textId="77777777" w:rsidR="00064730" w:rsidRPr="00064730" w:rsidRDefault="00064730" w:rsidP="00064730">
      <w:pPr>
        <w:pStyle w:val="Bibliography"/>
        <w:rPr>
          <w:rFonts w:cs="Times New Roman"/>
          <w:lang w:val="en-GB"/>
        </w:rPr>
      </w:pPr>
      <w:r w:rsidRPr="00064730">
        <w:rPr>
          <w:rFonts w:cs="Times New Roman"/>
          <w:lang w:val="en-GB"/>
        </w:rPr>
        <w:t xml:space="preserve">Yang, Z., Huang, L., Chen, Y., Wei, Z., Ahn, S., Zelinsky, G., Samaras, D., &amp; Hoai, M. (2020). Predicting Goal-Directed Human Attention Using Inverse Reinforcement Learning. </w:t>
      </w:r>
      <w:r w:rsidRPr="00064730">
        <w:rPr>
          <w:rFonts w:cs="Times New Roman"/>
          <w:i/>
          <w:iCs/>
          <w:lang w:val="en-GB"/>
        </w:rPr>
        <w:t>2020 IEEE/CVF Conference on Computer Vision and Pattern Recognition (CVPR)</w:t>
      </w:r>
      <w:r w:rsidRPr="00064730">
        <w:rPr>
          <w:rFonts w:cs="Times New Roman"/>
          <w:lang w:val="en-GB"/>
        </w:rPr>
        <w:t>, 190–199. https://doi.org/10.1109/CVPR42600.2020.00027</w:t>
      </w:r>
    </w:p>
    <w:p w14:paraId="0B72B888" w14:textId="77777777" w:rsidR="00064730" w:rsidRPr="00064730" w:rsidRDefault="00064730" w:rsidP="00064730">
      <w:pPr>
        <w:pStyle w:val="Bibliography"/>
        <w:rPr>
          <w:rFonts w:cs="Times New Roman"/>
          <w:lang w:val="en-GB"/>
        </w:rPr>
      </w:pPr>
      <w:r w:rsidRPr="00064730">
        <w:rPr>
          <w:rFonts w:cs="Times New Roman"/>
          <w:lang w:val="en-GB"/>
        </w:rPr>
        <w:t xml:space="preserve">Zhang, M., Feng, J., Ma, K. T., Lim, J. H., Zhao, Q., &amp; Kreiman, G. (2018). Finding any Waldo with zero-shot invariant and efficient visual search. </w:t>
      </w:r>
      <w:r w:rsidRPr="00064730">
        <w:rPr>
          <w:rFonts w:cs="Times New Roman"/>
          <w:i/>
          <w:iCs/>
          <w:lang w:val="en-GB"/>
        </w:rPr>
        <w:t>Nature Communications</w:t>
      </w:r>
      <w:r w:rsidRPr="00064730">
        <w:rPr>
          <w:rFonts w:cs="Times New Roman"/>
          <w:lang w:val="en-GB"/>
        </w:rPr>
        <w:t xml:space="preserve">, </w:t>
      </w:r>
      <w:r w:rsidRPr="00064730">
        <w:rPr>
          <w:rFonts w:cs="Times New Roman"/>
          <w:i/>
          <w:iCs/>
          <w:lang w:val="en-GB"/>
        </w:rPr>
        <w:t>9</w:t>
      </w:r>
      <w:r w:rsidRPr="00064730">
        <w:rPr>
          <w:rFonts w:cs="Times New Roman"/>
          <w:lang w:val="en-GB"/>
        </w:rPr>
        <w:t>(1), 3730. https://doi.org/10.1038/s41467-018-06217-x</w:t>
      </w:r>
    </w:p>
    <w:p w14:paraId="08FD35B8" w14:textId="4B1DEDB5" w:rsidR="00727B23" w:rsidRPr="00727B23" w:rsidRDefault="002B2D90" w:rsidP="00064730">
      <w:pPr>
        <w:pStyle w:val="Bibliography"/>
        <w:rPr>
          <w:lang w:val="en-US"/>
        </w:rPr>
      </w:pPr>
      <w:r>
        <w:rPr>
          <w:lang w:val="en-US"/>
        </w:rPr>
        <w:fldChar w:fldCharType="end"/>
      </w:r>
    </w:p>
    <w:sectPr w:rsidR="00727B23" w:rsidRPr="00727B23" w:rsidSect="00464C47">
      <w:pgSz w:w="11906" w:h="16838"/>
      <w:pgMar w:top="1701" w:right="1701" w:bottom="1701"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C631" w14:textId="77777777" w:rsidR="00376CB7" w:rsidRDefault="00376CB7" w:rsidP="006E2C6E">
      <w:r>
        <w:separator/>
      </w:r>
    </w:p>
    <w:p w14:paraId="6C80313F" w14:textId="77777777" w:rsidR="00376CB7" w:rsidRDefault="00376CB7"/>
  </w:endnote>
  <w:endnote w:type="continuationSeparator" w:id="0">
    <w:p w14:paraId="27C8AD06" w14:textId="77777777" w:rsidR="00376CB7" w:rsidRDefault="00376CB7" w:rsidP="006E2C6E">
      <w:r>
        <w:continuationSeparator/>
      </w:r>
    </w:p>
    <w:p w14:paraId="58A27953" w14:textId="77777777" w:rsidR="00376CB7" w:rsidRDefault="00376C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8866406"/>
      <w:docPartObj>
        <w:docPartGallery w:val="Page Numbers (Bottom of Page)"/>
        <w:docPartUnique/>
      </w:docPartObj>
    </w:sdtPr>
    <w:sdtContent>
      <w:p w14:paraId="13976A39" w14:textId="64BEF9A0" w:rsidR="006E2C6E" w:rsidRDefault="006E2C6E" w:rsidP="001975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64C47">
          <w:rPr>
            <w:rStyle w:val="PageNumber"/>
            <w:noProof/>
          </w:rPr>
          <w:t>v</w:t>
        </w:r>
        <w:r>
          <w:rPr>
            <w:rStyle w:val="PageNumber"/>
          </w:rPr>
          <w:fldChar w:fldCharType="end"/>
        </w:r>
      </w:p>
    </w:sdtContent>
  </w:sdt>
  <w:p w14:paraId="72FADA0A" w14:textId="77777777" w:rsidR="006E2C6E" w:rsidRDefault="006E2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4163177"/>
      <w:docPartObj>
        <w:docPartGallery w:val="Page Numbers (Bottom of Page)"/>
        <w:docPartUnique/>
      </w:docPartObj>
    </w:sdtPr>
    <w:sdtContent>
      <w:p w14:paraId="459F5F97" w14:textId="3A1F6668" w:rsidR="006E2C6E" w:rsidRDefault="006E2C6E" w:rsidP="001975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p w14:paraId="19507A54" w14:textId="5154B519" w:rsidR="006E2C6E" w:rsidRDefault="006E2C6E" w:rsidP="006E2C6E">
    <w:pPr>
      <w:pStyle w:val="Footer"/>
      <w:rPr>
        <w:caps/>
        <w:noProof/>
        <w:color w:val="156082" w:themeColor="accent1"/>
      </w:rPr>
    </w:pPr>
  </w:p>
  <w:p w14:paraId="4C9774C5" w14:textId="77777777" w:rsidR="006E2C6E" w:rsidRDefault="006E2C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60FE" w14:textId="77777777" w:rsidR="00464C47" w:rsidRDefault="00464C47">
    <w:pPr>
      <w:pStyle w:val="Footer"/>
      <w:jc w:val="center"/>
      <w:rPr>
        <w:caps/>
        <w:noProof/>
        <w:color w:val="156082" w:themeColor="accent1"/>
      </w:rPr>
    </w:pPr>
    <w:r w:rsidRPr="00464C47">
      <w:rPr>
        <w:caps/>
        <w:color w:val="000000" w:themeColor="text1"/>
      </w:rPr>
      <w:fldChar w:fldCharType="begin"/>
    </w:r>
    <w:r w:rsidRPr="00464C47">
      <w:rPr>
        <w:caps/>
        <w:color w:val="000000" w:themeColor="text1"/>
      </w:rPr>
      <w:instrText xml:space="preserve"> PAGE   \* MERGEFORMAT </w:instrText>
    </w:r>
    <w:r w:rsidRPr="00464C47">
      <w:rPr>
        <w:caps/>
        <w:color w:val="000000" w:themeColor="text1"/>
      </w:rPr>
      <w:fldChar w:fldCharType="separate"/>
    </w:r>
    <w:r w:rsidRPr="00464C47">
      <w:rPr>
        <w:caps/>
        <w:noProof/>
        <w:color w:val="000000" w:themeColor="text1"/>
      </w:rPr>
      <w:t>2</w:t>
    </w:r>
    <w:r w:rsidRPr="00464C47">
      <w:rPr>
        <w:caps/>
        <w:noProof/>
        <w:color w:val="000000" w:themeColor="text1"/>
      </w:rPr>
      <w:fldChar w:fldCharType="end"/>
    </w:r>
  </w:p>
  <w:p w14:paraId="13FBC396" w14:textId="77777777" w:rsidR="006E2C6E" w:rsidRPr="006E2C6E" w:rsidRDefault="006E2C6E" w:rsidP="006E2C6E">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32A0" w14:textId="77777777" w:rsidR="00376CB7" w:rsidRDefault="00376CB7" w:rsidP="006E2C6E">
      <w:r>
        <w:separator/>
      </w:r>
    </w:p>
    <w:p w14:paraId="708E1617" w14:textId="77777777" w:rsidR="00376CB7" w:rsidRDefault="00376CB7"/>
  </w:footnote>
  <w:footnote w:type="continuationSeparator" w:id="0">
    <w:p w14:paraId="0CAD5F8D" w14:textId="77777777" w:rsidR="00376CB7" w:rsidRDefault="00376CB7" w:rsidP="006E2C6E">
      <w:r>
        <w:continuationSeparator/>
      </w:r>
    </w:p>
    <w:p w14:paraId="72375479" w14:textId="77777777" w:rsidR="00376CB7" w:rsidRDefault="00376C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0D15"/>
    <w:multiLevelType w:val="multilevel"/>
    <w:tmpl w:val="0D28372A"/>
    <w:lvl w:ilvl="0">
      <w:start w:val="1"/>
      <w:numFmt w:val="decimal"/>
      <w:lvlText w:val="Chapter %1 "/>
      <w:lvlJc w:val="left"/>
      <w:pPr>
        <w:ind w:left="360" w:hanging="360"/>
      </w:pPr>
      <w:rPr>
        <w:rFonts w:hint="default"/>
      </w:rPr>
    </w:lvl>
    <w:lvl w:ilvl="1">
      <w:start w:val="1"/>
      <w:numFmt w:val="decimal"/>
      <w:lvlText w:val="%2.%1 "/>
      <w:lvlJc w:val="left"/>
      <w:pPr>
        <w:ind w:left="720" w:hanging="720"/>
      </w:pPr>
      <w:rPr>
        <w:rFonts w:hint="default"/>
      </w:rPr>
    </w:lvl>
    <w:lvl w:ilvl="2">
      <w:start w:val="1"/>
      <w:numFmt w:val="decimal"/>
      <w:lvlText w:val="%2.%3.%1 "/>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A707E1A"/>
    <w:multiLevelType w:val="hybridMultilevel"/>
    <w:tmpl w:val="0BA28020"/>
    <w:lvl w:ilvl="0" w:tplc="69008FA4">
      <w:start w:val="1"/>
      <w:numFmt w:val="decimal"/>
      <w:lvlText w:val="Chapter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663D0D"/>
    <w:multiLevelType w:val="multilevel"/>
    <w:tmpl w:val="17C09D3A"/>
    <w:lvl w:ilvl="0">
      <w:start w:val="1"/>
      <w:numFmt w:val="decimal"/>
      <w:lvlText w:val="Chapter %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86559C"/>
    <w:multiLevelType w:val="multilevel"/>
    <w:tmpl w:val="0D28372A"/>
    <w:lvl w:ilvl="0">
      <w:start w:val="1"/>
      <w:numFmt w:val="decimal"/>
      <w:lvlText w:val="Chapter %1 "/>
      <w:lvlJc w:val="left"/>
      <w:pPr>
        <w:ind w:left="360" w:hanging="360"/>
      </w:pPr>
      <w:rPr>
        <w:rFonts w:hint="default"/>
      </w:rPr>
    </w:lvl>
    <w:lvl w:ilvl="1">
      <w:start w:val="1"/>
      <w:numFmt w:val="decimal"/>
      <w:lvlText w:val="%2.%1 "/>
      <w:lvlJc w:val="left"/>
      <w:pPr>
        <w:ind w:left="720" w:hanging="720"/>
      </w:pPr>
      <w:rPr>
        <w:rFonts w:hint="default"/>
      </w:rPr>
    </w:lvl>
    <w:lvl w:ilvl="2">
      <w:start w:val="1"/>
      <w:numFmt w:val="decimal"/>
      <w:lvlText w:val="%2.%3.%1 "/>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EEA70D4"/>
    <w:multiLevelType w:val="hybridMultilevel"/>
    <w:tmpl w:val="B596F0BA"/>
    <w:lvl w:ilvl="0" w:tplc="9D0E8B78">
      <w:start w:val="1"/>
      <w:numFmt w:val="decimal"/>
      <w:lvlText w:val="Chapter %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001F66"/>
    <w:multiLevelType w:val="multilevel"/>
    <w:tmpl w:val="A44A3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F62A61"/>
    <w:multiLevelType w:val="hybridMultilevel"/>
    <w:tmpl w:val="2A02F806"/>
    <w:lvl w:ilvl="0" w:tplc="69008FA4">
      <w:start w:val="1"/>
      <w:numFmt w:val="decimal"/>
      <w:lvlText w:val="Chapter %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B93368D"/>
    <w:multiLevelType w:val="hybridMultilevel"/>
    <w:tmpl w:val="B92E9202"/>
    <w:lvl w:ilvl="0" w:tplc="F0429326">
      <w:start w:val="2"/>
      <w:numFmt w:val="bullet"/>
      <w:lvlText w:val=""/>
      <w:lvlJc w:val="left"/>
      <w:pPr>
        <w:ind w:left="720" w:hanging="360"/>
      </w:pPr>
      <w:rPr>
        <w:rFonts w:ascii="Symbol" w:eastAsiaTheme="minorHAnsi" w:hAnsi="Symbol" w:cs="Times New Roman (Body C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3E5AD3"/>
    <w:multiLevelType w:val="hybridMultilevel"/>
    <w:tmpl w:val="DFE038C8"/>
    <w:lvl w:ilvl="0" w:tplc="E136878C">
      <w:start w:val="1"/>
      <w:numFmt w:val="decimal"/>
      <w:lvlText w:val="Chapter %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2A4E03"/>
    <w:multiLevelType w:val="multilevel"/>
    <w:tmpl w:val="94482586"/>
    <w:lvl w:ilvl="0">
      <w:start w:val="1"/>
      <w:numFmt w:val="decimal"/>
      <w:lvlText w:val="Chapter %1 "/>
      <w:lvlJc w:val="left"/>
      <w:pPr>
        <w:ind w:left="0" w:firstLine="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75C769D"/>
    <w:multiLevelType w:val="hybridMultilevel"/>
    <w:tmpl w:val="9D425D9C"/>
    <w:lvl w:ilvl="0" w:tplc="168C369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DD3AC1"/>
    <w:multiLevelType w:val="multilevel"/>
    <w:tmpl w:val="6196154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B1F32CD"/>
    <w:multiLevelType w:val="hybridMultilevel"/>
    <w:tmpl w:val="619615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D7424B4"/>
    <w:multiLevelType w:val="hybridMultilevel"/>
    <w:tmpl w:val="982EBD3C"/>
    <w:lvl w:ilvl="0" w:tplc="C962593A">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2E6256"/>
    <w:multiLevelType w:val="hybridMultilevel"/>
    <w:tmpl w:val="0956ADC6"/>
    <w:lvl w:ilvl="0" w:tplc="5CF8F292">
      <w:start w:val="1"/>
      <w:numFmt w:val="decimal"/>
      <w:lvlText w:val="Chapter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4156202">
    <w:abstractNumId w:val="12"/>
  </w:num>
  <w:num w:numId="2" w16cid:durableId="1188063790">
    <w:abstractNumId w:val="11"/>
  </w:num>
  <w:num w:numId="3" w16cid:durableId="1044257563">
    <w:abstractNumId w:val="14"/>
  </w:num>
  <w:num w:numId="4" w16cid:durableId="1534346571">
    <w:abstractNumId w:val="1"/>
  </w:num>
  <w:num w:numId="5" w16cid:durableId="262147910">
    <w:abstractNumId w:val="4"/>
  </w:num>
  <w:num w:numId="6" w16cid:durableId="584804380">
    <w:abstractNumId w:val="8"/>
  </w:num>
  <w:num w:numId="7" w16cid:durableId="1285961089">
    <w:abstractNumId w:val="9"/>
  </w:num>
  <w:num w:numId="8" w16cid:durableId="1725594596">
    <w:abstractNumId w:val="6"/>
  </w:num>
  <w:num w:numId="9" w16cid:durableId="1299921807">
    <w:abstractNumId w:val="3"/>
  </w:num>
  <w:num w:numId="10" w16cid:durableId="1575699416">
    <w:abstractNumId w:val="5"/>
  </w:num>
  <w:num w:numId="11" w16cid:durableId="804544154">
    <w:abstractNumId w:val="0"/>
  </w:num>
  <w:num w:numId="12" w16cid:durableId="994643198">
    <w:abstractNumId w:val="2"/>
  </w:num>
  <w:num w:numId="13" w16cid:durableId="1453403659">
    <w:abstractNumId w:val="10"/>
  </w:num>
  <w:num w:numId="14" w16cid:durableId="1927108513">
    <w:abstractNumId w:val="7"/>
  </w:num>
  <w:num w:numId="15" w16cid:durableId="586213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UAN#">
    <w15:presenceInfo w15:providerId="AD" w15:userId="S::TUAN009@e.ntu.edu.sg::4f5f5ce2-59e1-48d3-9445-f2a4071708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63"/>
    <w:rsid w:val="00011A23"/>
    <w:rsid w:val="000151E0"/>
    <w:rsid w:val="0003210D"/>
    <w:rsid w:val="00034B9A"/>
    <w:rsid w:val="0004233C"/>
    <w:rsid w:val="00046F0C"/>
    <w:rsid w:val="000500D1"/>
    <w:rsid w:val="00055BE6"/>
    <w:rsid w:val="00060295"/>
    <w:rsid w:val="00064730"/>
    <w:rsid w:val="00066DB8"/>
    <w:rsid w:val="00070679"/>
    <w:rsid w:val="00072EF4"/>
    <w:rsid w:val="00082733"/>
    <w:rsid w:val="00085F34"/>
    <w:rsid w:val="00091096"/>
    <w:rsid w:val="00095442"/>
    <w:rsid w:val="00097F9A"/>
    <w:rsid w:val="000A2466"/>
    <w:rsid w:val="000C22DD"/>
    <w:rsid w:val="000C5AF9"/>
    <w:rsid w:val="000D1D58"/>
    <w:rsid w:val="000E40C7"/>
    <w:rsid w:val="000F270D"/>
    <w:rsid w:val="000F4942"/>
    <w:rsid w:val="000F7402"/>
    <w:rsid w:val="001019D4"/>
    <w:rsid w:val="00112E90"/>
    <w:rsid w:val="001227E6"/>
    <w:rsid w:val="00131547"/>
    <w:rsid w:val="00134AEC"/>
    <w:rsid w:val="0014197E"/>
    <w:rsid w:val="00154187"/>
    <w:rsid w:val="00154799"/>
    <w:rsid w:val="00162DB6"/>
    <w:rsid w:val="00165C5E"/>
    <w:rsid w:val="001703E4"/>
    <w:rsid w:val="00172C71"/>
    <w:rsid w:val="00183CF2"/>
    <w:rsid w:val="00192E5C"/>
    <w:rsid w:val="00192F1D"/>
    <w:rsid w:val="00193C57"/>
    <w:rsid w:val="00194663"/>
    <w:rsid w:val="00196555"/>
    <w:rsid w:val="001A7B12"/>
    <w:rsid w:val="001B36A9"/>
    <w:rsid w:val="001B41FE"/>
    <w:rsid w:val="001B54A2"/>
    <w:rsid w:val="001D54DF"/>
    <w:rsid w:val="001E771B"/>
    <w:rsid w:val="001F4722"/>
    <w:rsid w:val="00205E81"/>
    <w:rsid w:val="002133BA"/>
    <w:rsid w:val="00215683"/>
    <w:rsid w:val="00231C9B"/>
    <w:rsid w:val="00232812"/>
    <w:rsid w:val="002354A8"/>
    <w:rsid w:val="002362DD"/>
    <w:rsid w:val="0025317E"/>
    <w:rsid w:val="00253E75"/>
    <w:rsid w:val="00263FD6"/>
    <w:rsid w:val="00285790"/>
    <w:rsid w:val="00286E1C"/>
    <w:rsid w:val="0029606A"/>
    <w:rsid w:val="00296B9D"/>
    <w:rsid w:val="002974A1"/>
    <w:rsid w:val="002A1688"/>
    <w:rsid w:val="002A674D"/>
    <w:rsid w:val="002A699A"/>
    <w:rsid w:val="002B101E"/>
    <w:rsid w:val="002B2D90"/>
    <w:rsid w:val="002B4E7F"/>
    <w:rsid w:val="002B5D37"/>
    <w:rsid w:val="002C332F"/>
    <w:rsid w:val="002C5869"/>
    <w:rsid w:val="002D4FCA"/>
    <w:rsid w:val="002D6287"/>
    <w:rsid w:val="002D71EF"/>
    <w:rsid w:val="002E0401"/>
    <w:rsid w:val="002E1898"/>
    <w:rsid w:val="002E4DB3"/>
    <w:rsid w:val="002E5196"/>
    <w:rsid w:val="002E5D5B"/>
    <w:rsid w:val="002E72F5"/>
    <w:rsid w:val="002E7A09"/>
    <w:rsid w:val="002F0261"/>
    <w:rsid w:val="00304182"/>
    <w:rsid w:val="0030492E"/>
    <w:rsid w:val="003103EF"/>
    <w:rsid w:val="003118A0"/>
    <w:rsid w:val="003120BC"/>
    <w:rsid w:val="0031597A"/>
    <w:rsid w:val="00316F4F"/>
    <w:rsid w:val="00317498"/>
    <w:rsid w:val="00321D1C"/>
    <w:rsid w:val="003242B2"/>
    <w:rsid w:val="0032615A"/>
    <w:rsid w:val="00330C8C"/>
    <w:rsid w:val="003311A3"/>
    <w:rsid w:val="00335467"/>
    <w:rsid w:val="00340CC8"/>
    <w:rsid w:val="003428A1"/>
    <w:rsid w:val="00360819"/>
    <w:rsid w:val="00362084"/>
    <w:rsid w:val="00362C91"/>
    <w:rsid w:val="00363EAA"/>
    <w:rsid w:val="003660A2"/>
    <w:rsid w:val="00366382"/>
    <w:rsid w:val="00373564"/>
    <w:rsid w:val="00376CB7"/>
    <w:rsid w:val="00381B29"/>
    <w:rsid w:val="003822EC"/>
    <w:rsid w:val="0038610F"/>
    <w:rsid w:val="00386797"/>
    <w:rsid w:val="003905DF"/>
    <w:rsid w:val="0039590F"/>
    <w:rsid w:val="003A06D8"/>
    <w:rsid w:val="003A40B0"/>
    <w:rsid w:val="003D0815"/>
    <w:rsid w:val="003D0BF1"/>
    <w:rsid w:val="003D63D0"/>
    <w:rsid w:val="003D6A20"/>
    <w:rsid w:val="003E1E36"/>
    <w:rsid w:val="003F3A07"/>
    <w:rsid w:val="003F7C85"/>
    <w:rsid w:val="00407573"/>
    <w:rsid w:val="00410D65"/>
    <w:rsid w:val="00420EA9"/>
    <w:rsid w:val="0042247F"/>
    <w:rsid w:val="00426916"/>
    <w:rsid w:val="00432933"/>
    <w:rsid w:val="00433B58"/>
    <w:rsid w:val="00434AC9"/>
    <w:rsid w:val="00457954"/>
    <w:rsid w:val="00462DA7"/>
    <w:rsid w:val="00464C47"/>
    <w:rsid w:val="004827AD"/>
    <w:rsid w:val="00483622"/>
    <w:rsid w:val="004A48A1"/>
    <w:rsid w:val="004C6084"/>
    <w:rsid w:val="004C7B7B"/>
    <w:rsid w:val="004D7D1A"/>
    <w:rsid w:val="004E321F"/>
    <w:rsid w:val="004F4D92"/>
    <w:rsid w:val="00504DDB"/>
    <w:rsid w:val="00511E0F"/>
    <w:rsid w:val="00514858"/>
    <w:rsid w:val="0052686E"/>
    <w:rsid w:val="0053628F"/>
    <w:rsid w:val="005455A1"/>
    <w:rsid w:val="005459F0"/>
    <w:rsid w:val="00551C3D"/>
    <w:rsid w:val="00556FD4"/>
    <w:rsid w:val="00571599"/>
    <w:rsid w:val="00582115"/>
    <w:rsid w:val="00586D3A"/>
    <w:rsid w:val="005878FE"/>
    <w:rsid w:val="005914DA"/>
    <w:rsid w:val="00595647"/>
    <w:rsid w:val="00595ADE"/>
    <w:rsid w:val="00595D08"/>
    <w:rsid w:val="005A6019"/>
    <w:rsid w:val="005B08C7"/>
    <w:rsid w:val="005B0B79"/>
    <w:rsid w:val="005B3808"/>
    <w:rsid w:val="005C24A5"/>
    <w:rsid w:val="005C3981"/>
    <w:rsid w:val="005C4FB6"/>
    <w:rsid w:val="005C7AD5"/>
    <w:rsid w:val="005C7CE3"/>
    <w:rsid w:val="005D09F4"/>
    <w:rsid w:val="005D2C2E"/>
    <w:rsid w:val="005D3344"/>
    <w:rsid w:val="005E00CD"/>
    <w:rsid w:val="005E1892"/>
    <w:rsid w:val="006109A4"/>
    <w:rsid w:val="00612A44"/>
    <w:rsid w:val="00622AB3"/>
    <w:rsid w:val="0062463E"/>
    <w:rsid w:val="00637CEB"/>
    <w:rsid w:val="006452DB"/>
    <w:rsid w:val="00645B02"/>
    <w:rsid w:val="0066176A"/>
    <w:rsid w:val="00663A51"/>
    <w:rsid w:val="006656B2"/>
    <w:rsid w:val="00674F27"/>
    <w:rsid w:val="006770B7"/>
    <w:rsid w:val="0068395A"/>
    <w:rsid w:val="00685EBE"/>
    <w:rsid w:val="00694EE7"/>
    <w:rsid w:val="00696334"/>
    <w:rsid w:val="006A2FCC"/>
    <w:rsid w:val="006A7CB2"/>
    <w:rsid w:val="006A7CC9"/>
    <w:rsid w:val="006D12BA"/>
    <w:rsid w:val="006D6C69"/>
    <w:rsid w:val="006E2A8B"/>
    <w:rsid w:val="006E2C6E"/>
    <w:rsid w:val="007057C6"/>
    <w:rsid w:val="00713730"/>
    <w:rsid w:val="00713CC6"/>
    <w:rsid w:val="007153E4"/>
    <w:rsid w:val="00715411"/>
    <w:rsid w:val="00724FA8"/>
    <w:rsid w:val="00727B23"/>
    <w:rsid w:val="00741F0D"/>
    <w:rsid w:val="007442F6"/>
    <w:rsid w:val="00751F84"/>
    <w:rsid w:val="00753160"/>
    <w:rsid w:val="00766C37"/>
    <w:rsid w:val="0078728A"/>
    <w:rsid w:val="00787F20"/>
    <w:rsid w:val="00792EEA"/>
    <w:rsid w:val="007A3DCA"/>
    <w:rsid w:val="007B16BE"/>
    <w:rsid w:val="007C2938"/>
    <w:rsid w:val="007C53D7"/>
    <w:rsid w:val="007C7793"/>
    <w:rsid w:val="007D1C9B"/>
    <w:rsid w:val="007E26CA"/>
    <w:rsid w:val="007E4BB5"/>
    <w:rsid w:val="007E4F49"/>
    <w:rsid w:val="008043FD"/>
    <w:rsid w:val="00807F0F"/>
    <w:rsid w:val="008106ED"/>
    <w:rsid w:val="00810EF1"/>
    <w:rsid w:val="00820453"/>
    <w:rsid w:val="00834720"/>
    <w:rsid w:val="00843653"/>
    <w:rsid w:val="00873AE5"/>
    <w:rsid w:val="00874B35"/>
    <w:rsid w:val="00884736"/>
    <w:rsid w:val="0088673C"/>
    <w:rsid w:val="00886B30"/>
    <w:rsid w:val="008A2885"/>
    <w:rsid w:val="008B4F1F"/>
    <w:rsid w:val="008B67B3"/>
    <w:rsid w:val="008C2633"/>
    <w:rsid w:val="008C4060"/>
    <w:rsid w:val="008D2CC9"/>
    <w:rsid w:val="008D6DD6"/>
    <w:rsid w:val="008E1845"/>
    <w:rsid w:val="008E2B12"/>
    <w:rsid w:val="008E76B5"/>
    <w:rsid w:val="00900B66"/>
    <w:rsid w:val="009012A7"/>
    <w:rsid w:val="00911D5B"/>
    <w:rsid w:val="00913E49"/>
    <w:rsid w:val="009166F3"/>
    <w:rsid w:val="0092122C"/>
    <w:rsid w:val="00921466"/>
    <w:rsid w:val="009233E8"/>
    <w:rsid w:val="00931C08"/>
    <w:rsid w:val="00932662"/>
    <w:rsid w:val="009354AC"/>
    <w:rsid w:val="00940575"/>
    <w:rsid w:val="009525B6"/>
    <w:rsid w:val="00952CB8"/>
    <w:rsid w:val="0095562A"/>
    <w:rsid w:val="00960A01"/>
    <w:rsid w:val="009626F8"/>
    <w:rsid w:val="00962ACC"/>
    <w:rsid w:val="00977DD3"/>
    <w:rsid w:val="00981BD0"/>
    <w:rsid w:val="00983425"/>
    <w:rsid w:val="009838BF"/>
    <w:rsid w:val="00983E7A"/>
    <w:rsid w:val="0098761A"/>
    <w:rsid w:val="00991606"/>
    <w:rsid w:val="00993AA8"/>
    <w:rsid w:val="0099479A"/>
    <w:rsid w:val="009A1C08"/>
    <w:rsid w:val="009A629D"/>
    <w:rsid w:val="009C2327"/>
    <w:rsid w:val="009C5CB5"/>
    <w:rsid w:val="009C71A8"/>
    <w:rsid w:val="009C7412"/>
    <w:rsid w:val="009D0B2A"/>
    <w:rsid w:val="009D3F69"/>
    <w:rsid w:val="009D5F21"/>
    <w:rsid w:val="009D748A"/>
    <w:rsid w:val="009F7982"/>
    <w:rsid w:val="00A11A7A"/>
    <w:rsid w:val="00A16833"/>
    <w:rsid w:val="00A2560B"/>
    <w:rsid w:val="00A31FF0"/>
    <w:rsid w:val="00A32509"/>
    <w:rsid w:val="00A35DB7"/>
    <w:rsid w:val="00A454B0"/>
    <w:rsid w:val="00A45DB4"/>
    <w:rsid w:val="00A46076"/>
    <w:rsid w:val="00A569C6"/>
    <w:rsid w:val="00A61B63"/>
    <w:rsid w:val="00A62749"/>
    <w:rsid w:val="00A646CD"/>
    <w:rsid w:val="00A67224"/>
    <w:rsid w:val="00A75792"/>
    <w:rsid w:val="00A83D79"/>
    <w:rsid w:val="00A868CA"/>
    <w:rsid w:val="00A93117"/>
    <w:rsid w:val="00AA0EFA"/>
    <w:rsid w:val="00AB0791"/>
    <w:rsid w:val="00AB2787"/>
    <w:rsid w:val="00AC1483"/>
    <w:rsid w:val="00AD0E08"/>
    <w:rsid w:val="00AE2B9C"/>
    <w:rsid w:val="00AF4E6C"/>
    <w:rsid w:val="00AF76FD"/>
    <w:rsid w:val="00B022FE"/>
    <w:rsid w:val="00B02793"/>
    <w:rsid w:val="00B029C9"/>
    <w:rsid w:val="00B04334"/>
    <w:rsid w:val="00B10CFE"/>
    <w:rsid w:val="00B226C9"/>
    <w:rsid w:val="00B23031"/>
    <w:rsid w:val="00B27155"/>
    <w:rsid w:val="00B30691"/>
    <w:rsid w:val="00B32CC4"/>
    <w:rsid w:val="00B36C87"/>
    <w:rsid w:val="00B42FF3"/>
    <w:rsid w:val="00B60141"/>
    <w:rsid w:val="00B602B9"/>
    <w:rsid w:val="00B70A0C"/>
    <w:rsid w:val="00B83A0C"/>
    <w:rsid w:val="00B91B14"/>
    <w:rsid w:val="00B93098"/>
    <w:rsid w:val="00B93E9A"/>
    <w:rsid w:val="00B93EC7"/>
    <w:rsid w:val="00B94342"/>
    <w:rsid w:val="00B944FA"/>
    <w:rsid w:val="00B96F7A"/>
    <w:rsid w:val="00B972AE"/>
    <w:rsid w:val="00BB2AB5"/>
    <w:rsid w:val="00BB5CB2"/>
    <w:rsid w:val="00BB6D43"/>
    <w:rsid w:val="00BB730F"/>
    <w:rsid w:val="00BB7ED1"/>
    <w:rsid w:val="00BC7B67"/>
    <w:rsid w:val="00BE227D"/>
    <w:rsid w:val="00BE24F3"/>
    <w:rsid w:val="00BE261F"/>
    <w:rsid w:val="00BE3FBB"/>
    <w:rsid w:val="00BE50D5"/>
    <w:rsid w:val="00BF0F0E"/>
    <w:rsid w:val="00BF4A6D"/>
    <w:rsid w:val="00C114AF"/>
    <w:rsid w:val="00C1685B"/>
    <w:rsid w:val="00C21463"/>
    <w:rsid w:val="00C46E44"/>
    <w:rsid w:val="00C524F0"/>
    <w:rsid w:val="00C572DA"/>
    <w:rsid w:val="00C633CD"/>
    <w:rsid w:val="00C64C4E"/>
    <w:rsid w:val="00C712A5"/>
    <w:rsid w:val="00C7143F"/>
    <w:rsid w:val="00C73D2D"/>
    <w:rsid w:val="00C73E4F"/>
    <w:rsid w:val="00C752D3"/>
    <w:rsid w:val="00C829CE"/>
    <w:rsid w:val="00CA23BD"/>
    <w:rsid w:val="00CA7A34"/>
    <w:rsid w:val="00CA7EEB"/>
    <w:rsid w:val="00CB0067"/>
    <w:rsid w:val="00CC2570"/>
    <w:rsid w:val="00CC2AA3"/>
    <w:rsid w:val="00CC5DFA"/>
    <w:rsid w:val="00CD53C5"/>
    <w:rsid w:val="00CD64FA"/>
    <w:rsid w:val="00CD6C4D"/>
    <w:rsid w:val="00CD72E1"/>
    <w:rsid w:val="00CF2AE3"/>
    <w:rsid w:val="00D04070"/>
    <w:rsid w:val="00D06E17"/>
    <w:rsid w:val="00D0723F"/>
    <w:rsid w:val="00D078F7"/>
    <w:rsid w:val="00D20E0B"/>
    <w:rsid w:val="00D26658"/>
    <w:rsid w:val="00D307E4"/>
    <w:rsid w:val="00D33E4F"/>
    <w:rsid w:val="00D34623"/>
    <w:rsid w:val="00D35AE7"/>
    <w:rsid w:val="00D42EEA"/>
    <w:rsid w:val="00D4343B"/>
    <w:rsid w:val="00D45E4D"/>
    <w:rsid w:val="00D47693"/>
    <w:rsid w:val="00D5039B"/>
    <w:rsid w:val="00D50B6F"/>
    <w:rsid w:val="00D53E6A"/>
    <w:rsid w:val="00D627ED"/>
    <w:rsid w:val="00D66555"/>
    <w:rsid w:val="00D67944"/>
    <w:rsid w:val="00D8157E"/>
    <w:rsid w:val="00D83CCB"/>
    <w:rsid w:val="00D86751"/>
    <w:rsid w:val="00D95EC6"/>
    <w:rsid w:val="00DA4F52"/>
    <w:rsid w:val="00DB0C0B"/>
    <w:rsid w:val="00DB7255"/>
    <w:rsid w:val="00DC6306"/>
    <w:rsid w:val="00DC7225"/>
    <w:rsid w:val="00DD29F5"/>
    <w:rsid w:val="00DD747A"/>
    <w:rsid w:val="00DD7D58"/>
    <w:rsid w:val="00DE1933"/>
    <w:rsid w:val="00DE2E37"/>
    <w:rsid w:val="00DE784A"/>
    <w:rsid w:val="00DF590D"/>
    <w:rsid w:val="00E000CC"/>
    <w:rsid w:val="00E035EC"/>
    <w:rsid w:val="00E13192"/>
    <w:rsid w:val="00E144DA"/>
    <w:rsid w:val="00E258C9"/>
    <w:rsid w:val="00E30432"/>
    <w:rsid w:val="00E30512"/>
    <w:rsid w:val="00E313CB"/>
    <w:rsid w:val="00E341F9"/>
    <w:rsid w:val="00E35363"/>
    <w:rsid w:val="00E434B5"/>
    <w:rsid w:val="00E47B0A"/>
    <w:rsid w:val="00E5074A"/>
    <w:rsid w:val="00E54017"/>
    <w:rsid w:val="00E54873"/>
    <w:rsid w:val="00E75213"/>
    <w:rsid w:val="00E75AB6"/>
    <w:rsid w:val="00E75EB7"/>
    <w:rsid w:val="00E7745C"/>
    <w:rsid w:val="00EA0D3C"/>
    <w:rsid w:val="00EA14E1"/>
    <w:rsid w:val="00EA3708"/>
    <w:rsid w:val="00EA566F"/>
    <w:rsid w:val="00EB03F9"/>
    <w:rsid w:val="00EB539E"/>
    <w:rsid w:val="00EB6ED8"/>
    <w:rsid w:val="00EC3C74"/>
    <w:rsid w:val="00EC4681"/>
    <w:rsid w:val="00EC6A40"/>
    <w:rsid w:val="00ED0F0B"/>
    <w:rsid w:val="00ED2EE3"/>
    <w:rsid w:val="00ED33C5"/>
    <w:rsid w:val="00EE1A18"/>
    <w:rsid w:val="00EE6BAC"/>
    <w:rsid w:val="00F1240A"/>
    <w:rsid w:val="00F12727"/>
    <w:rsid w:val="00F13416"/>
    <w:rsid w:val="00F15532"/>
    <w:rsid w:val="00F16D9C"/>
    <w:rsid w:val="00F21E93"/>
    <w:rsid w:val="00F24041"/>
    <w:rsid w:val="00F26153"/>
    <w:rsid w:val="00F37991"/>
    <w:rsid w:val="00F406D9"/>
    <w:rsid w:val="00F41942"/>
    <w:rsid w:val="00F55894"/>
    <w:rsid w:val="00F55E83"/>
    <w:rsid w:val="00F6496A"/>
    <w:rsid w:val="00F65494"/>
    <w:rsid w:val="00F70AF6"/>
    <w:rsid w:val="00F73680"/>
    <w:rsid w:val="00F75452"/>
    <w:rsid w:val="00F85B1A"/>
    <w:rsid w:val="00F91581"/>
    <w:rsid w:val="00F93E50"/>
    <w:rsid w:val="00F94607"/>
    <w:rsid w:val="00FA112D"/>
    <w:rsid w:val="00FA6CC3"/>
    <w:rsid w:val="00FB6C6A"/>
    <w:rsid w:val="00FC2079"/>
    <w:rsid w:val="00FC30E9"/>
    <w:rsid w:val="00FC6D8A"/>
    <w:rsid w:val="00FD2118"/>
    <w:rsid w:val="00FD6AC1"/>
    <w:rsid w:val="00FE0747"/>
    <w:rsid w:val="00FF2731"/>
    <w:rsid w:val="00FF6DF1"/>
    <w:rsid w:val="00FF74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131C"/>
  <w15:chartTrackingRefBased/>
  <w15:docId w15:val="{0E2B733C-BB6A-3E4D-8502-85332BEFB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C74"/>
  </w:style>
  <w:style w:type="paragraph" w:styleId="Heading1">
    <w:name w:val="heading 1"/>
    <w:basedOn w:val="Title"/>
    <w:next w:val="Normal"/>
    <w:link w:val="Heading1Char"/>
    <w:uiPriority w:val="9"/>
    <w:qFormat/>
    <w:rsid w:val="002E4DB3"/>
    <w:pPr>
      <w:outlineLvl w:val="0"/>
    </w:pPr>
  </w:style>
  <w:style w:type="paragraph" w:styleId="Heading2">
    <w:name w:val="heading 2"/>
    <w:basedOn w:val="ListParagraph"/>
    <w:next w:val="Normal"/>
    <w:link w:val="Heading2Char"/>
    <w:uiPriority w:val="9"/>
    <w:unhideWhenUsed/>
    <w:qFormat/>
    <w:rsid w:val="00CF2AE3"/>
    <w:pPr>
      <w:numPr>
        <w:ilvl w:val="1"/>
        <w:numId w:val="7"/>
      </w:numPr>
      <w:spacing w:after="240"/>
      <w:outlineLvl w:val="1"/>
    </w:pPr>
    <w:rPr>
      <w:b/>
      <w:bCs/>
      <w:sz w:val="32"/>
      <w:szCs w:val="32"/>
      <w:lang w:val="en-US"/>
    </w:rPr>
  </w:style>
  <w:style w:type="paragraph" w:styleId="Heading3">
    <w:name w:val="heading 3"/>
    <w:basedOn w:val="Heading2"/>
    <w:next w:val="Normal"/>
    <w:link w:val="Heading3Char"/>
    <w:uiPriority w:val="9"/>
    <w:unhideWhenUsed/>
    <w:qFormat/>
    <w:rsid w:val="00D50B6F"/>
    <w:pPr>
      <w:numPr>
        <w:ilvl w:val="2"/>
      </w:numPr>
      <w:outlineLvl w:val="2"/>
    </w:pPr>
    <w:rPr>
      <w:sz w:val="28"/>
      <w:szCs w:val="28"/>
    </w:rPr>
  </w:style>
  <w:style w:type="paragraph" w:styleId="Heading4">
    <w:name w:val="heading 4"/>
    <w:basedOn w:val="Normal"/>
    <w:next w:val="Normal"/>
    <w:link w:val="Heading4Char"/>
    <w:uiPriority w:val="9"/>
    <w:semiHidden/>
    <w:unhideWhenUsed/>
    <w:qFormat/>
    <w:rsid w:val="00E35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DB3"/>
    <w:rPr>
      <w:rFonts w:cs="Times New Roman"/>
      <w:b/>
      <w:bCs/>
      <w:sz w:val="48"/>
      <w:szCs w:val="48"/>
      <w:lang w:val="vi-VN"/>
    </w:rPr>
  </w:style>
  <w:style w:type="character" w:customStyle="1" w:styleId="Heading2Char">
    <w:name w:val="Heading 2 Char"/>
    <w:basedOn w:val="DefaultParagraphFont"/>
    <w:link w:val="Heading2"/>
    <w:uiPriority w:val="9"/>
    <w:rsid w:val="00CF2AE3"/>
    <w:rPr>
      <w:b/>
      <w:bCs/>
      <w:sz w:val="32"/>
      <w:szCs w:val="32"/>
      <w:lang w:val="en-US"/>
    </w:rPr>
  </w:style>
  <w:style w:type="character" w:customStyle="1" w:styleId="Heading3Char">
    <w:name w:val="Heading 3 Char"/>
    <w:basedOn w:val="DefaultParagraphFont"/>
    <w:link w:val="Heading3"/>
    <w:uiPriority w:val="9"/>
    <w:rsid w:val="00D50B6F"/>
    <w:rPr>
      <w:b/>
      <w:bCs/>
      <w:sz w:val="28"/>
      <w:szCs w:val="28"/>
      <w:lang w:val="en-US"/>
    </w:rPr>
  </w:style>
  <w:style w:type="character" w:customStyle="1" w:styleId="Heading4Char">
    <w:name w:val="Heading 4 Char"/>
    <w:basedOn w:val="DefaultParagraphFont"/>
    <w:link w:val="Heading4"/>
    <w:uiPriority w:val="9"/>
    <w:semiHidden/>
    <w:rsid w:val="00E35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63"/>
    <w:rPr>
      <w:rFonts w:eastAsiaTheme="majorEastAsia" w:cstheme="majorBidi"/>
      <w:color w:val="272727" w:themeColor="text1" w:themeTint="D8"/>
    </w:rPr>
  </w:style>
  <w:style w:type="paragraph" w:styleId="Title">
    <w:name w:val="Title"/>
    <w:basedOn w:val="Normal"/>
    <w:next w:val="Normal"/>
    <w:link w:val="TitleChar"/>
    <w:uiPriority w:val="10"/>
    <w:qFormat/>
    <w:rsid w:val="002E4DB3"/>
    <w:rPr>
      <w:rFonts w:cs="Times New Roman"/>
      <w:b/>
      <w:bCs/>
      <w:sz w:val="48"/>
      <w:szCs w:val="48"/>
      <w:lang w:val="vi-VN"/>
    </w:rPr>
  </w:style>
  <w:style w:type="character" w:customStyle="1" w:styleId="TitleChar">
    <w:name w:val="Title Char"/>
    <w:basedOn w:val="DefaultParagraphFont"/>
    <w:link w:val="Title"/>
    <w:uiPriority w:val="10"/>
    <w:rsid w:val="002E4DB3"/>
    <w:rPr>
      <w:rFonts w:cs="Times New Roman"/>
      <w:b/>
      <w:bCs/>
      <w:sz w:val="48"/>
      <w:szCs w:val="48"/>
      <w:lang w:val="vi-VN"/>
    </w:rPr>
  </w:style>
  <w:style w:type="paragraph" w:styleId="Subtitle">
    <w:name w:val="Subtitle"/>
    <w:basedOn w:val="Normal"/>
    <w:next w:val="Normal"/>
    <w:link w:val="SubtitleChar"/>
    <w:uiPriority w:val="11"/>
    <w:qFormat/>
    <w:rsid w:val="00E353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363"/>
    <w:rPr>
      <w:i/>
      <w:iCs/>
      <w:color w:val="404040" w:themeColor="text1" w:themeTint="BF"/>
    </w:rPr>
  </w:style>
  <w:style w:type="paragraph" w:styleId="ListParagraph">
    <w:name w:val="List Paragraph"/>
    <w:basedOn w:val="Normal"/>
    <w:uiPriority w:val="34"/>
    <w:qFormat/>
    <w:rsid w:val="00E35363"/>
    <w:pPr>
      <w:ind w:left="720"/>
      <w:contextualSpacing/>
    </w:pPr>
  </w:style>
  <w:style w:type="character" w:styleId="IntenseEmphasis">
    <w:name w:val="Intense Emphasis"/>
    <w:basedOn w:val="DefaultParagraphFont"/>
    <w:uiPriority w:val="21"/>
    <w:qFormat/>
    <w:rsid w:val="00E35363"/>
    <w:rPr>
      <w:i/>
      <w:iCs/>
      <w:color w:val="0F4761" w:themeColor="accent1" w:themeShade="BF"/>
    </w:rPr>
  </w:style>
  <w:style w:type="paragraph" w:styleId="IntenseQuote">
    <w:name w:val="Intense Quote"/>
    <w:basedOn w:val="Normal"/>
    <w:next w:val="Normal"/>
    <w:link w:val="IntenseQuoteChar"/>
    <w:uiPriority w:val="30"/>
    <w:qFormat/>
    <w:rsid w:val="00E35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63"/>
    <w:rPr>
      <w:i/>
      <w:iCs/>
      <w:color w:val="0F4761" w:themeColor="accent1" w:themeShade="BF"/>
    </w:rPr>
  </w:style>
  <w:style w:type="character" w:styleId="IntenseReference">
    <w:name w:val="Intense Reference"/>
    <w:basedOn w:val="DefaultParagraphFont"/>
    <w:uiPriority w:val="32"/>
    <w:qFormat/>
    <w:rsid w:val="00E35363"/>
    <w:rPr>
      <w:b/>
      <w:bCs/>
      <w:smallCaps/>
      <w:color w:val="0F4761" w:themeColor="accent1" w:themeShade="BF"/>
      <w:spacing w:val="5"/>
    </w:rPr>
  </w:style>
  <w:style w:type="paragraph" w:styleId="TOC1">
    <w:name w:val="toc 1"/>
    <w:basedOn w:val="Normal"/>
    <w:next w:val="Normal"/>
    <w:autoRedefine/>
    <w:uiPriority w:val="39"/>
    <w:unhideWhenUsed/>
    <w:rsid w:val="00F406D9"/>
    <w:pPr>
      <w:spacing w:before="240" w:after="440"/>
    </w:pPr>
    <w:rPr>
      <w:b/>
    </w:rPr>
  </w:style>
  <w:style w:type="character" w:styleId="Hyperlink">
    <w:name w:val="Hyperlink"/>
    <w:basedOn w:val="DefaultParagraphFont"/>
    <w:uiPriority w:val="99"/>
    <w:unhideWhenUsed/>
    <w:rsid w:val="002E4DB3"/>
    <w:rPr>
      <w:color w:val="467886" w:themeColor="hyperlink"/>
      <w:u w:val="single"/>
    </w:rPr>
  </w:style>
  <w:style w:type="paragraph" w:styleId="Bibliography">
    <w:name w:val="Bibliography"/>
    <w:basedOn w:val="Normal"/>
    <w:next w:val="Normal"/>
    <w:uiPriority w:val="37"/>
    <w:unhideWhenUsed/>
    <w:rsid w:val="002B2D90"/>
    <w:pPr>
      <w:spacing w:line="480" w:lineRule="auto"/>
      <w:ind w:left="720" w:hanging="720"/>
    </w:pPr>
  </w:style>
  <w:style w:type="paragraph" w:styleId="NormalWeb">
    <w:name w:val="Normal (Web)"/>
    <w:basedOn w:val="Normal"/>
    <w:uiPriority w:val="99"/>
    <w:semiHidden/>
    <w:unhideWhenUsed/>
    <w:rsid w:val="00183CF2"/>
    <w:pPr>
      <w:spacing w:before="100" w:beforeAutospacing="1" w:after="100" w:afterAutospacing="1"/>
    </w:pPr>
    <w:rPr>
      <w:rFonts w:eastAsia="Times New Roman" w:cs="Times New Roman"/>
      <w:kern w:val="0"/>
      <w:lang w:eastAsia="en-GB"/>
      <w14:ligatures w14:val="none"/>
    </w:rPr>
  </w:style>
  <w:style w:type="paragraph" w:styleId="Header">
    <w:name w:val="header"/>
    <w:basedOn w:val="Normal"/>
    <w:link w:val="HeaderChar"/>
    <w:uiPriority w:val="99"/>
    <w:unhideWhenUsed/>
    <w:rsid w:val="006E2C6E"/>
    <w:pPr>
      <w:tabs>
        <w:tab w:val="center" w:pos="4513"/>
        <w:tab w:val="right" w:pos="9026"/>
      </w:tabs>
    </w:pPr>
  </w:style>
  <w:style w:type="character" w:customStyle="1" w:styleId="HeaderChar">
    <w:name w:val="Header Char"/>
    <w:basedOn w:val="DefaultParagraphFont"/>
    <w:link w:val="Header"/>
    <w:uiPriority w:val="99"/>
    <w:rsid w:val="006E2C6E"/>
  </w:style>
  <w:style w:type="paragraph" w:styleId="Footer">
    <w:name w:val="footer"/>
    <w:basedOn w:val="Normal"/>
    <w:link w:val="FooterChar"/>
    <w:uiPriority w:val="99"/>
    <w:unhideWhenUsed/>
    <w:rsid w:val="006E2C6E"/>
    <w:pPr>
      <w:tabs>
        <w:tab w:val="center" w:pos="4513"/>
        <w:tab w:val="right" w:pos="9026"/>
      </w:tabs>
    </w:pPr>
  </w:style>
  <w:style w:type="character" w:customStyle="1" w:styleId="FooterChar">
    <w:name w:val="Footer Char"/>
    <w:basedOn w:val="DefaultParagraphFont"/>
    <w:link w:val="Footer"/>
    <w:uiPriority w:val="99"/>
    <w:rsid w:val="006E2C6E"/>
  </w:style>
  <w:style w:type="character" w:styleId="PageNumber">
    <w:name w:val="page number"/>
    <w:basedOn w:val="DefaultParagraphFont"/>
    <w:uiPriority w:val="99"/>
    <w:semiHidden/>
    <w:unhideWhenUsed/>
    <w:rsid w:val="006E2C6E"/>
  </w:style>
  <w:style w:type="paragraph" w:styleId="NoSpacing">
    <w:name w:val="No Spacing"/>
    <w:link w:val="NoSpacingChar"/>
    <w:uiPriority w:val="1"/>
    <w:qFormat/>
    <w:rsid w:val="006E2C6E"/>
    <w:rPr>
      <w:rFonts w:asciiTheme="minorHAnsi" w:eastAsiaTheme="minorEastAsia" w:hAnsiTheme="minorHAnsi" w:cstheme="minorBidi"/>
      <w:kern w:val="0"/>
      <w:sz w:val="22"/>
      <w:szCs w:val="22"/>
      <w:lang w:val="en-US" w:eastAsia="zh-CN"/>
      <w14:ligatures w14:val="none"/>
    </w:rPr>
  </w:style>
  <w:style w:type="character" w:customStyle="1" w:styleId="NoSpacingChar">
    <w:name w:val="No Spacing Char"/>
    <w:basedOn w:val="DefaultParagraphFont"/>
    <w:link w:val="NoSpacing"/>
    <w:uiPriority w:val="1"/>
    <w:rsid w:val="006E2C6E"/>
    <w:rPr>
      <w:rFonts w:asciiTheme="minorHAnsi" w:eastAsiaTheme="minorEastAsia" w:hAnsiTheme="minorHAnsi" w:cstheme="minorBidi"/>
      <w:kern w:val="0"/>
      <w:sz w:val="22"/>
      <w:szCs w:val="22"/>
      <w:lang w:val="en-US" w:eastAsia="zh-CN"/>
      <w14:ligatures w14:val="none"/>
    </w:rPr>
  </w:style>
  <w:style w:type="numbering" w:customStyle="1" w:styleId="CurrentList1">
    <w:name w:val="Current List1"/>
    <w:uiPriority w:val="99"/>
    <w:rsid w:val="00464C47"/>
    <w:pPr>
      <w:numPr>
        <w:numId w:val="2"/>
      </w:numPr>
    </w:pPr>
  </w:style>
  <w:style w:type="character" w:styleId="LineNumber">
    <w:name w:val="line number"/>
    <w:basedOn w:val="DefaultParagraphFont"/>
    <w:uiPriority w:val="99"/>
    <w:semiHidden/>
    <w:unhideWhenUsed/>
    <w:rsid w:val="005D09F4"/>
  </w:style>
  <w:style w:type="paragraph" w:styleId="FootnoteText">
    <w:name w:val="footnote text"/>
    <w:basedOn w:val="Normal"/>
    <w:link w:val="FootnoteTextChar"/>
    <w:uiPriority w:val="99"/>
    <w:semiHidden/>
    <w:unhideWhenUsed/>
    <w:rsid w:val="00715411"/>
    <w:rPr>
      <w:sz w:val="20"/>
      <w:szCs w:val="20"/>
    </w:rPr>
  </w:style>
  <w:style w:type="character" w:customStyle="1" w:styleId="FootnoteTextChar">
    <w:name w:val="Footnote Text Char"/>
    <w:basedOn w:val="DefaultParagraphFont"/>
    <w:link w:val="FootnoteText"/>
    <w:uiPriority w:val="99"/>
    <w:semiHidden/>
    <w:rsid w:val="00715411"/>
    <w:rPr>
      <w:sz w:val="20"/>
      <w:szCs w:val="20"/>
    </w:rPr>
  </w:style>
  <w:style w:type="character" w:styleId="FootnoteReference">
    <w:name w:val="footnote reference"/>
    <w:basedOn w:val="DefaultParagraphFont"/>
    <w:uiPriority w:val="99"/>
    <w:semiHidden/>
    <w:unhideWhenUsed/>
    <w:rsid w:val="00715411"/>
    <w:rPr>
      <w:vertAlign w:val="superscript"/>
    </w:rPr>
  </w:style>
  <w:style w:type="paragraph" w:styleId="TOC2">
    <w:name w:val="toc 2"/>
    <w:basedOn w:val="Normal"/>
    <w:next w:val="Normal"/>
    <w:autoRedefine/>
    <w:uiPriority w:val="39"/>
    <w:unhideWhenUsed/>
    <w:rsid w:val="002D71EF"/>
    <w:pPr>
      <w:spacing w:before="120" w:after="120"/>
      <w:ind w:left="240"/>
    </w:pPr>
    <w:rPr>
      <w:lang w:val="en-US"/>
    </w:rPr>
  </w:style>
  <w:style w:type="paragraph" w:styleId="TOC3">
    <w:name w:val="toc 3"/>
    <w:basedOn w:val="Normal"/>
    <w:next w:val="Normal"/>
    <w:autoRedefine/>
    <w:uiPriority w:val="39"/>
    <w:unhideWhenUsed/>
    <w:rsid w:val="009D3F69"/>
    <w:pPr>
      <w:spacing w:after="100"/>
      <w:ind w:left="480"/>
    </w:pPr>
  </w:style>
  <w:style w:type="paragraph" w:styleId="Caption">
    <w:name w:val="caption"/>
    <w:basedOn w:val="Normal"/>
    <w:next w:val="Normal"/>
    <w:uiPriority w:val="35"/>
    <w:unhideWhenUsed/>
    <w:qFormat/>
    <w:rsid w:val="000151E0"/>
    <w:pPr>
      <w:spacing w:after="200"/>
    </w:pPr>
    <w:rPr>
      <w:i/>
      <w:iCs/>
      <w:color w:val="0E2841" w:themeColor="text2"/>
      <w:sz w:val="18"/>
      <w:szCs w:val="18"/>
    </w:rPr>
  </w:style>
  <w:style w:type="paragraph" w:styleId="TableofFigures">
    <w:name w:val="table of figures"/>
    <w:basedOn w:val="Normal"/>
    <w:next w:val="Normal"/>
    <w:uiPriority w:val="99"/>
    <w:unhideWhenUsed/>
    <w:rsid w:val="000151E0"/>
  </w:style>
  <w:style w:type="paragraph" w:styleId="Revision">
    <w:name w:val="Revision"/>
    <w:hidden/>
    <w:uiPriority w:val="99"/>
    <w:semiHidden/>
    <w:rsid w:val="00FA112D"/>
  </w:style>
  <w:style w:type="character" w:styleId="PlaceholderText">
    <w:name w:val="Placeholder Text"/>
    <w:basedOn w:val="DefaultParagraphFont"/>
    <w:uiPriority w:val="99"/>
    <w:semiHidden/>
    <w:rsid w:val="00F73680"/>
    <w:rPr>
      <w:color w:val="666666"/>
    </w:rPr>
  </w:style>
  <w:style w:type="table" w:styleId="TableGrid">
    <w:name w:val="Table Grid"/>
    <w:basedOn w:val="TableNormal"/>
    <w:uiPriority w:val="39"/>
    <w:rsid w:val="00901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43944">
      <w:bodyDiv w:val="1"/>
      <w:marLeft w:val="0"/>
      <w:marRight w:val="0"/>
      <w:marTop w:val="0"/>
      <w:marBottom w:val="0"/>
      <w:divBdr>
        <w:top w:val="none" w:sz="0" w:space="0" w:color="auto"/>
        <w:left w:val="none" w:sz="0" w:space="0" w:color="auto"/>
        <w:bottom w:val="none" w:sz="0" w:space="0" w:color="auto"/>
        <w:right w:val="none" w:sz="0" w:space="0" w:color="auto"/>
      </w:divBdr>
    </w:div>
    <w:div w:id="868840726">
      <w:bodyDiv w:val="1"/>
      <w:marLeft w:val="0"/>
      <w:marRight w:val="0"/>
      <w:marTop w:val="0"/>
      <w:marBottom w:val="0"/>
      <w:divBdr>
        <w:top w:val="none" w:sz="0" w:space="0" w:color="auto"/>
        <w:left w:val="none" w:sz="0" w:space="0" w:color="auto"/>
        <w:bottom w:val="none" w:sz="0" w:space="0" w:color="auto"/>
        <w:right w:val="none" w:sz="0" w:space="0" w:color="auto"/>
      </w:divBdr>
    </w:div>
    <w:div w:id="110179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1B182-896A-BB45-9119-0BCF12596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5228</TotalTime>
  <Pages>29</Pages>
  <Words>10232</Words>
  <Characters>58325</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dc:creator>
  <cp:keywords/>
  <dc:description/>
  <cp:lastModifiedBy>#NGUYEN DUY#</cp:lastModifiedBy>
  <cp:revision>621</cp:revision>
  <cp:lastPrinted>2026-02-17T04:39:00Z</cp:lastPrinted>
  <dcterms:created xsi:type="dcterms:W3CDTF">2025-12-02T05:32:00Z</dcterms:created>
  <dcterms:modified xsi:type="dcterms:W3CDTF">2026-03-06T07:00:00Z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99AFA456-B26B-40D4-8222-F9C8E908DD44</vt:lpwstr>
  </property>
  <property fmtid="{D5CDD505-2E9C-101B-9397-08002B2CF9AE}" pid="3" name="ZOTERO_PREF_1">
    <vt:lpwstr>&lt;data data-version="3" zotero-version="8.0"&gt;&lt;session id="31FEXVbu"/&gt;&lt;style id="http://www.zotero.org/styles/apa" locale="en-US"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